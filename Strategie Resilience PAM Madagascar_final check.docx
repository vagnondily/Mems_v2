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DF85" w14:textId="77777777" w:rsidR="009F551E" w:rsidRDefault="00565F4A">
      <w:pPr>
        <w:jc w:val="center"/>
      </w:pPr>
      <w:r>
        <w:rPr>
          <w:noProof/>
        </w:rPr>
        <w:drawing>
          <wp:inline distT="0" distB="0" distL="0" distR="0" wp14:anchorId="0488DF14" wp14:editId="11E2B572">
            <wp:extent cx="5667375" cy="8020050"/>
            <wp:effectExtent l="0" t="0" r="0" b="0"/>
            <wp:docPr id="1" name="Picture 1">
              <a:extLst xmlns:a="http://schemas.openxmlformats.org/drawingml/2006/main">
                <a:ext uri="{FF2B5EF4-FFF2-40B4-BE49-F238E27FC236}">
                  <a16:creationId xmlns:a16="http://schemas.microsoft.com/office/drawing/2014/main" id="{88DD3DDC-656B-45B8-9E82-B9B5DA51F8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8020050"/>
                    </a:xfrm>
                    <a:prstGeom prst="rect">
                      <a:avLst/>
                    </a:prstGeom>
                  </pic:spPr>
                </pic:pic>
              </a:graphicData>
            </a:graphic>
          </wp:inline>
        </w:drawing>
      </w:r>
    </w:p>
    <w:p w14:paraId="63A9D39F" w14:textId="77777777" w:rsidR="009F551E" w:rsidRDefault="00565F4A">
      <w:r>
        <w:br w:type="page"/>
      </w:r>
    </w:p>
    <w:p w14:paraId="05286098" w14:textId="77777777" w:rsidR="009F551E" w:rsidRDefault="00565F4A">
      <w:pPr>
        <w:pStyle w:val="Heading1"/>
        <w:spacing w:before="300" w:after="120"/>
      </w:pPr>
      <w:r>
        <w:t>Résumé exécutif</w:t>
      </w:r>
    </w:p>
    <w:p w14:paraId="790E54EC" w14:textId="77777777" w:rsidR="009F551E" w:rsidRDefault="009F551E">
      <w:pPr>
        <w:pBdr>
          <w:bottom w:val="single" w:sz="6" w:space="1" w:color="0071BC"/>
        </w:pBdr>
        <w:spacing w:after="160"/>
      </w:pPr>
    </w:p>
    <w:p w14:paraId="74AF531F" w14:textId="765CBE91" w:rsidR="009F551E" w:rsidRDefault="00565F4A" w:rsidP="2FEEB2A7">
      <w:pPr>
        <w:spacing w:before="60" w:after="100" w:line="276" w:lineRule="auto"/>
        <w:jc w:val="both"/>
      </w:pPr>
      <w:r>
        <w:t>Madagascar fait face à une insécurité alimentaire chronique, aggravée par des chocs climatiques récurrents (sécheresses, cyclones, inondations), la dégradation des ressources naturelles, la volatilité des marchés agricoles et une vulnérabilité économique structurelle des ménages ruraux. Dans le Grand Sud en particulier, la répétition des crises a progressivement érodé les capacités productives et économiques des territoires, entretenant une forte dépendance à l'assistance humanitaire.</w:t>
      </w:r>
    </w:p>
    <w:p w14:paraId="0AAF9A80" w14:textId="29F50A91" w:rsidR="009F551E" w:rsidRDefault="00565F4A" w:rsidP="2FEEB2A7">
      <w:pPr>
        <w:spacing w:before="60" w:after="100" w:line="276" w:lineRule="auto"/>
        <w:jc w:val="both"/>
      </w:pPr>
      <w:r>
        <w:t>Face à ce contexte, le Programme Alimentaire Mondial (PAM) à Madagascar a engagé une transition stratégique visant à passer d'une réponse récurrente aux urgences vers le renforcement d'une résilience structurelle, économique et systémique, en cohérence avec le Plan Stratégique Pays (PSP) 2024–2028, les priorités nationales et la feuille de route de transformation des systèmes alimentaires.</w:t>
      </w:r>
    </w:p>
    <w:p w14:paraId="1FC78F1B" w14:textId="79EC9370" w:rsidR="009F551E" w:rsidRDefault="00565F4A" w:rsidP="2FEEB2A7">
      <w:pPr>
        <w:pBdr>
          <w:top w:val="single" w:sz="4" w:space="4" w:color="0071BC"/>
          <w:left w:val="thick" w:sz="12" w:space="8" w:color="0071BC"/>
          <w:bottom w:val="single" w:sz="4" w:space="4" w:color="0071BC"/>
        </w:pBdr>
        <w:shd w:val="clear" w:color="auto" w:fill="D5E8F0"/>
        <w:spacing w:before="80" w:after="80" w:line="276" w:lineRule="auto"/>
        <w:ind w:left="120"/>
        <w:jc w:val="both"/>
      </w:pPr>
      <w:r w:rsidRPr="2FEEB2A7">
        <w:rPr>
          <w:i/>
          <w:iCs/>
        </w:rPr>
        <w:t xml:space="preserve">Vision : Renforcer durablement la capacité des individus, des ménages, des communautés et des systèmes alimentaires locaux à anticiper, absorber, s'adapter et se transformer face aux chocs climatiques et </w:t>
      </w:r>
      <w:ins w:id="0" w:author="Jules LYOTHIER" w:date="2026-05-06T06:25:00Z" w16du:dateUtc="2026-05-06T06:25:42Z">
        <w:r w:rsidR="52FF5E72" w:rsidRPr="2FEEB2A7">
          <w:rPr>
            <w:i/>
            <w:iCs/>
          </w:rPr>
          <w:t>socio-</w:t>
        </w:r>
      </w:ins>
      <w:r w:rsidRPr="2FEEB2A7">
        <w:rPr>
          <w:i/>
          <w:iCs/>
        </w:rPr>
        <w:t>économiques, tout en réduisant progressivement les besoins humanitaires.</w:t>
      </w:r>
    </w:p>
    <w:p w14:paraId="699DA017" w14:textId="21A02649" w:rsidR="009F551E" w:rsidRDefault="00565F4A" w:rsidP="2FEEB2A7">
      <w:pPr>
        <w:spacing w:before="60" w:after="100" w:line="276" w:lineRule="auto"/>
        <w:jc w:val="both"/>
      </w:pPr>
      <w:r>
        <w:t xml:space="preserve">La stratégie repose sur quatre piliers interdépendants : Préparation, Absorption, Adaptation et Transformation, articulés autour d'une programmation intégrée et séquencée. </w:t>
      </w:r>
      <w:commentRangeStart w:id="1"/>
      <w:r>
        <w:t>Le dispositif Smallholder Agricultural Market Support (SAMS) en constitue le pilier économique central</w:t>
      </w:r>
      <w:commentRangeEnd w:id="1"/>
      <w:r w:rsidR="009F551E">
        <w:rPr>
          <w:rStyle w:val="CommentReference"/>
          <w:sz w:val="22"/>
          <w:szCs w:val="22"/>
        </w:rPr>
        <w:commentReference w:id="1"/>
      </w:r>
      <w:r>
        <w:t xml:space="preserve"> : aligné sur le cadre stratégique SAMS 2026 et les orientations corporates du PAM, il structure l'intégration progressive des petits producteurs aux marchés institutionnels et privés, à travers des chaînes de valeur orientées par la demande.</w:t>
      </w:r>
    </w:p>
    <w:p w14:paraId="0938942C" w14:textId="1D405B30" w:rsidR="009F551E" w:rsidRDefault="00565F4A" w:rsidP="2FEEB2A7">
      <w:pPr>
        <w:spacing w:before="60" w:after="100" w:line="276" w:lineRule="auto"/>
        <w:jc w:val="both"/>
      </w:pPr>
      <w:r>
        <w:t>Cette approche combine investissements structurants dans les infrastructures productives, accès effectif aux marchés, inclusion financière, mécanismes d'assurance agricole et services climatiques. Les sites de Rapid Rural Transformation (RRT) constituent des investissements d'ancrage territorial, en facilitant l'accès à l'énergie, à l'eau, à la transformation agroalimentaire et aux services de marché.</w:t>
      </w:r>
    </w:p>
    <w:p w14:paraId="5A991C1F" w14:textId="77777777" w:rsidR="009F551E" w:rsidRDefault="00565F4A">
      <w:pPr>
        <w:spacing w:before="60" w:after="100" w:line="276" w:lineRule="auto"/>
        <w:jc w:val="both"/>
      </w:pPr>
      <w:r>
        <w:t>La stratégie est évolutive et fondée sur l'apprentissage et l'évidence. Elle vise à démontrer que l'intégration des petits producteurs aux marchés, combinée à l'accès aux services financiers, à l'assurance agricole et aux services climatiques, constitue un levier central pour réduire durablement la vulnérabilité, stimuler les économies rurales et accélérer la transition vers des systèmes alimentaires résilients et inclusifs.</w:t>
      </w:r>
    </w:p>
    <w:p w14:paraId="3ED8BDAF" w14:textId="77777777" w:rsidR="009F551E" w:rsidRDefault="00565F4A">
      <w:r>
        <w:br w:type="page"/>
      </w:r>
    </w:p>
    <w:p w14:paraId="1BF1B60C" w14:textId="77777777" w:rsidR="009F551E" w:rsidRDefault="00565F4A">
      <w:pPr>
        <w:pStyle w:val="Heading1"/>
        <w:spacing w:before="300" w:after="120"/>
      </w:pPr>
      <w:r>
        <w:t>I. Contexte</w:t>
      </w:r>
    </w:p>
    <w:p w14:paraId="22E1AB2D" w14:textId="77777777" w:rsidR="009F551E" w:rsidRDefault="009F551E">
      <w:pPr>
        <w:pBdr>
          <w:bottom w:val="single" w:sz="6" w:space="1" w:color="0071BC"/>
        </w:pBdr>
        <w:spacing w:after="160"/>
      </w:pPr>
    </w:p>
    <w:p w14:paraId="6820186F" w14:textId="7EAD669E" w:rsidR="009F551E" w:rsidRDefault="00565F4A" w:rsidP="2FEEB2A7">
      <w:pPr>
        <w:spacing w:before="60" w:after="100" w:line="276" w:lineRule="auto"/>
        <w:jc w:val="both"/>
      </w:pPr>
      <w:r>
        <w:t>Madagascar se distingue par la richesse de son patrimoine naturel et la diversité de ses ressources. Toutefois, le pays fait face à des défis structurels profonds qui entravent son développement économique et social et accentuent durablement la vulnérabilité de ses populations. La pauvreté persistante, les inégalités d'accès aux services de base et aux opportunités économiques, ainsi que la faible diversification des moyens de subsistance limitent les capacités des ménages à faire face aux chocs.</w:t>
      </w:r>
    </w:p>
    <w:p w14:paraId="329D0417" w14:textId="3FCA4E92" w:rsidR="009F551E" w:rsidRDefault="00565F4A" w:rsidP="2FEEB2A7">
      <w:pPr>
        <w:spacing w:before="60" w:after="100" w:line="276" w:lineRule="auto"/>
        <w:jc w:val="both"/>
      </w:pPr>
      <w:r>
        <w:t>Madagascar figure parmi les pays les plus exposés aux effets du changement climatique : il se classe 178e sur 187 pays selon l'indice mondial d'adaptation Notre Dame (2022). Cette vulnérabilité climatique se traduit par une insécurité alimentaire chronique, exacerbée par la forte dépendance à l'agriculture pluviale, l'accès limité aux intrants, aux services climatiques et aux marchés, ainsi que par la volatilité des prix agricoles. En 2024, le pays occupait le 124e rang sur 127 dans l'Indice de la faim dans le monde, illustrant l'ampleur des défis alimentaires et nutritionnels, en particulier dans le Grand Sud et le Sud-Est.</w:t>
      </w:r>
    </w:p>
    <w:p w14:paraId="00B4EDA4" w14:textId="1E2BA86E" w:rsidR="009F551E" w:rsidRDefault="00565F4A" w:rsidP="2FEEB2A7">
      <w:pPr>
        <w:spacing w:before="60" w:after="100" w:line="276" w:lineRule="auto"/>
        <w:jc w:val="both"/>
      </w:pPr>
      <w:r>
        <w:t>Au-delà des chocs climatiques et nutritionnels, l'un des défis majeurs réside dans la faible intégration économique des petits producteurs. Malgré leur rôle central dans les systèmes alimentaires locaux, ils restent largement exclus des chaînes de valeur formelles, avec un accès limité à des débouchés sécurisés, à des mécanismes de contractualisation, à des services financiers adaptés et à des outils de gestion des risques. Cette situation fragilise les revenus, limite les investissements productifs et compromet la durabilité des interventions de résilience.</w:t>
      </w:r>
    </w:p>
    <w:p w14:paraId="75196006" w14:textId="02FE6FBE" w:rsidR="009F551E" w:rsidRDefault="00565F4A" w:rsidP="2FEEB2A7">
      <w:pPr>
        <w:spacing w:before="60" w:after="100" w:line="276" w:lineRule="auto"/>
        <w:jc w:val="both"/>
      </w:pPr>
      <w:r>
        <w:t>Face à ces défis, le PAM Madagascar s'est engagé dans une transition progressive de l'urgence vers la résilience et le développement. Le PSP 2024–2028 traduit cette ambition en mettant l'accent sur la transformation des systèmes alimentaires, le renforcement des mécanismes de protection sociale et l'intégration des petits producteurs aux marchés. Dans cette dynamique, la résilience des communautés est abordée comme un processus économique, social et systémique, combinant investissements productifs, accès aux marchés, inclusion financière, assurance agricole et services climatiques.</w:t>
      </w:r>
    </w:p>
    <w:p w14:paraId="6985AE41" w14:textId="77777777" w:rsidR="009F551E" w:rsidRDefault="00565F4A">
      <w:pPr>
        <w:spacing w:before="60" w:after="100" w:line="276" w:lineRule="auto"/>
        <w:jc w:val="both"/>
      </w:pPr>
      <w:r>
        <w:t>Des évaluations récentes ont toutefois mis en évidence plusieurs limites structurelles : durabilité insuffisante des interventions, dépendance prolongée à l'assistance inconditionnelle, faible intégration des activités entre elles, appropriation incomplète par les communautés, et fragilité des capacités des services techniques déconcentrés. Ces constats soulignent la nécessité d'un cadre stratégique renforcé, permettant de mieux articuler production, marchés, finance et gestion des risques. La présente stratégie a précisément été élaborée pour répondre à ces défis.</w:t>
      </w:r>
    </w:p>
    <w:p w14:paraId="487AD8FE" w14:textId="77777777" w:rsidR="009F551E" w:rsidRDefault="00565F4A">
      <w:r>
        <w:br w:type="page"/>
      </w:r>
    </w:p>
    <w:p w14:paraId="2BE358E6" w14:textId="77777777" w:rsidR="009F551E" w:rsidRDefault="00565F4A">
      <w:pPr>
        <w:pStyle w:val="Heading1"/>
        <w:spacing w:before="300" w:after="120"/>
      </w:pPr>
      <w:r>
        <w:t>II. Vision, théorie du changement et objectifs</w:t>
      </w:r>
    </w:p>
    <w:p w14:paraId="4BD6341D" w14:textId="77777777" w:rsidR="009F551E" w:rsidRDefault="009F551E">
      <w:pPr>
        <w:pBdr>
          <w:bottom w:val="single" w:sz="6" w:space="1" w:color="0071BC"/>
        </w:pBdr>
        <w:spacing w:after="160"/>
      </w:pPr>
    </w:p>
    <w:p w14:paraId="739A1E17" w14:textId="77777777" w:rsidR="009F551E" w:rsidRDefault="00565F4A">
      <w:pPr>
        <w:pStyle w:val="Heading2"/>
        <w:spacing w:before="300"/>
      </w:pPr>
      <w:r>
        <w:t>2.1 Vision stratégique</w:t>
      </w:r>
    </w:p>
    <w:p w14:paraId="4C499910" w14:textId="18352041" w:rsidR="009F551E" w:rsidRDefault="00565F4A" w:rsidP="2FEEB2A7">
      <w:pPr>
        <w:pBdr>
          <w:top w:val="single" w:sz="4" w:space="4" w:color="0071BC"/>
          <w:left w:val="thick" w:sz="12" w:space="8" w:color="0071BC"/>
          <w:bottom w:val="single" w:sz="4" w:space="4" w:color="0071BC"/>
        </w:pBdr>
        <w:shd w:val="clear" w:color="auto" w:fill="D5E8F0"/>
        <w:spacing w:before="80" w:after="80" w:line="276" w:lineRule="auto"/>
        <w:ind w:left="120"/>
        <w:jc w:val="both"/>
      </w:pPr>
      <w:r w:rsidRPr="2FEEB2A7">
        <w:rPr>
          <w:i/>
          <w:iCs/>
        </w:rPr>
        <w:t>D'ici 2028, les individus, les ménages et les communautés vulnérables de Madagascar disposent de capacités accrues de préparation, d'absorption, d'adaptation et de transformation face aux chocs, garantissant un accès durable à une alimentation saine et nutritive pour réaliser leur plein potentiel, tout en réduisant progressivement leurs besoins humanitaires.</w:t>
      </w:r>
    </w:p>
    <w:p w14:paraId="3E81D04E" w14:textId="77777777" w:rsidR="009F551E" w:rsidRDefault="00565F4A">
      <w:pPr>
        <w:pStyle w:val="Heading2"/>
        <w:spacing w:before="300"/>
      </w:pPr>
      <w:r>
        <w:t>2.2 Théorie du changement</w:t>
      </w:r>
    </w:p>
    <w:p w14:paraId="3368D156" w14:textId="63B962BE" w:rsidR="009F551E" w:rsidRDefault="00565F4A" w:rsidP="2FEEB2A7">
      <w:pPr>
        <w:spacing w:before="60" w:after="100" w:line="276" w:lineRule="auto"/>
        <w:jc w:val="both"/>
      </w:pPr>
      <w:r>
        <w:t>La stratégie part du constat que Madagascar est confronté à des chocs climatiques, économiques et sociaux récurrents qui compromettent durablement la sécurité alimentaire et nutritionnelle des populations, en particulier des ménages les plus vulnérables. Ces chocs affectent à la fois les individus, les communautés et le fonctionnement des systèmes alimentaires, en perturbant la production agricole, les infrastructures productives, les marchés, les revenus et l'accès aux services essentiels.</w:t>
      </w:r>
    </w:p>
    <w:p w14:paraId="74D150A2" w14:textId="1C1F22CB" w:rsidR="009F551E" w:rsidRDefault="00565F4A" w:rsidP="2FEEB2A7">
      <w:pPr>
        <w:spacing w:before="60" w:after="100" w:line="276" w:lineRule="auto"/>
        <w:jc w:val="both"/>
      </w:pPr>
      <w:r>
        <w:t>La stratégie repose sur l'hypothèse centrale que l'intégration progressive des petits producteurs aux marchés, structurée à travers le dispositif SAMS, constitue l'un des principaux leviers de sortie durable de l'assistance humanitaire. Cette trajectoire repose sur la combinaison d'investissements structurants dans les infrastructures productives, d'un accès effectif aux marchés et de services complémentaires de gestion des risques.</w:t>
      </w:r>
    </w:p>
    <w:p w14:paraId="1D0F4F0A" w14:textId="77777777" w:rsidR="009F551E" w:rsidRDefault="00565F4A">
      <w:pPr>
        <w:spacing w:before="60" w:after="100" w:line="276" w:lineRule="auto"/>
        <w:jc w:val="both"/>
        <w:rPr>
          <w:del w:id="2" w:author="Marieme DIAW" w:date="2026-05-15T10:31:00Z" w16du:dateUtc="2026-05-15T10:31:13Z"/>
        </w:rPr>
      </w:pPr>
      <w:del w:id="3" w:author="Marieme DIAW" w:date="2026-05-15T10:31:00Z" w16du:dateUtc="2026-05-15T10:31:13Z">
        <w:r w:rsidDel="00565F4A">
          <w:delText>L'intervention repose sur quatre chemins d'impact interdépendants :</w:delText>
        </w:r>
      </w:del>
    </w:p>
    <w:p w14:paraId="29C92222" w14:textId="006664E9" w:rsidR="009F551E" w:rsidRDefault="152000D9">
      <w:pPr>
        <w:pBdr>
          <w:bottom w:val="single" w:sz="8" w:space="2" w:color="C9A02B"/>
        </w:pBdr>
        <w:shd w:val="clear" w:color="auto" w:fill="004F84"/>
        <w:rPr>
          <w:ins w:id="4" w:author="Marieme DIAW" w:date="2026-05-15T10:31:00Z" w16du:dateUtc="2026-05-15T10:31:04Z"/>
          <w:color w:val="D5E8F0"/>
          <w:sz w:val="18"/>
          <w:szCs w:val="18"/>
        </w:rPr>
        <w:pPrChange w:id="5" w:author="Marieme DIAW" w:date="2026-05-15T10:31:00Z">
          <w:pPr/>
        </w:pPrChange>
      </w:pPr>
      <w:ins w:id="6" w:author="Marieme DIAW" w:date="2026-05-15T10:31:00Z" w16du:dateUtc="2026-05-15T10:31:04Z">
        <w:r w:rsidRPr="0CCD2A64">
          <w:rPr>
            <w:b/>
            <w:bCs/>
            <w:color w:val="FFFFFF" w:themeColor="background1"/>
            <w:sz w:val="26"/>
            <w:szCs w:val="26"/>
          </w:rPr>
          <w:t xml:space="preserve">THEORY OF CHANGE  |  </w:t>
        </w:r>
        <w:r w:rsidRPr="0CCD2A64">
          <w:rPr>
            <w:color w:val="D5E8F0"/>
            <w:sz w:val="18"/>
            <w:szCs w:val="18"/>
          </w:rPr>
          <w:t>Stratégie Intégrée de Renforcement de la Résilience  |  PSP PAM Madagascar  |  Version révisée 2025</w:t>
        </w:r>
      </w:ins>
    </w:p>
    <w:p w14:paraId="0FFDC757" w14:textId="60C546AA" w:rsidR="009F551E" w:rsidRDefault="152000D9">
      <w:pPr>
        <w:spacing w:before="40"/>
        <w:rPr>
          <w:ins w:id="7" w:author="Marieme DIAW" w:date="2026-05-15T10:31:00Z" w16du:dateUtc="2026-05-15T10:31:04Z"/>
          <w:rFonts w:ascii="Times New Roman" w:eastAsia="Times New Roman" w:hAnsi="Times New Roman" w:cs="Times New Roman"/>
          <w:sz w:val="20"/>
          <w:szCs w:val="20"/>
        </w:rPr>
        <w:pPrChange w:id="8" w:author="Marieme DIAW" w:date="2026-05-15T10:31:00Z">
          <w:pPr/>
        </w:pPrChange>
      </w:pPr>
      <w:ins w:id="9" w:author="Marieme DIAW" w:date="2026-05-15T10:31:00Z" w16du:dateUtc="2026-05-15T10:31:04Z">
        <w:r w:rsidRPr="0CCD2A64">
          <w:rPr>
            <w:rFonts w:ascii="Times New Roman" w:eastAsia="Times New Roman" w:hAnsi="Times New Roman" w:cs="Times New Roman"/>
            <w:sz w:val="20"/>
            <w:szCs w:val="20"/>
          </w:rPr>
          <w:t xml:space="preserve"> </w:t>
        </w:r>
      </w:ins>
    </w:p>
    <w:tbl>
      <w:tblPr>
        <w:tblW w:w="0" w:type="auto"/>
        <w:tblLook w:val="04A0" w:firstRow="1" w:lastRow="0" w:firstColumn="1" w:lastColumn="0" w:noHBand="0" w:noVBand="1"/>
        <w:tblPrChange w:id="10" w:author="Marieme DIAW" w:date="2026-05-15T10:31:00Z">
          <w:tblPr>
            <w:tblW w:w="0" w:type="nil"/>
            <w:tblLook w:val="04A0" w:firstRow="1" w:lastRow="0" w:firstColumn="1" w:lastColumn="0" w:noHBand="0" w:noVBand="1"/>
          </w:tblPr>
        </w:tblPrChange>
      </w:tblPr>
      <w:tblGrid>
        <w:gridCol w:w="316"/>
        <w:gridCol w:w="3024"/>
        <w:gridCol w:w="2615"/>
        <w:gridCol w:w="2647"/>
        <w:gridCol w:w="2315"/>
        <w:gridCol w:w="3031"/>
        <w:tblGridChange w:id="11">
          <w:tblGrid>
            <w:gridCol w:w="316"/>
            <w:gridCol w:w="2009"/>
            <w:gridCol w:w="1015"/>
            <w:gridCol w:w="1310"/>
            <w:gridCol w:w="1305"/>
            <w:gridCol w:w="1020"/>
            <w:gridCol w:w="1627"/>
            <w:gridCol w:w="698"/>
            <w:gridCol w:w="1617"/>
            <w:gridCol w:w="708"/>
            <w:gridCol w:w="2323"/>
            <w:gridCol w:w="2"/>
          </w:tblGrid>
        </w:tblGridChange>
      </w:tblGrid>
      <w:tr w:rsidR="0CCD2A64" w14:paraId="13F06512" w14:textId="77777777" w:rsidTr="0CCD2A64">
        <w:trPr>
          <w:trHeight w:val="300"/>
          <w:ins w:id="12" w:author="Marieme DIAW" w:date="2026-05-15T10:31:00Z"/>
          <w:trPrChange w:id="13" w:author="Marieme DIAW" w:date="2026-05-15T10:31:00Z">
            <w:trPr>
              <w:trHeight w:val="300"/>
            </w:trPr>
          </w:trPrChange>
        </w:trPr>
        <w:tc>
          <w:tcPr>
            <w:tcW w:w="324" w:type="dxa"/>
            <w:tcBorders>
              <w:top w:val="nil"/>
              <w:left w:val="nil"/>
              <w:bottom w:val="nil"/>
              <w:right w:val="nil"/>
            </w:tcBorders>
            <w:shd w:val="clear" w:color="auto" w:fill="004F84"/>
            <w:tcMar>
              <w:top w:w="50" w:type="dxa"/>
              <w:left w:w="80" w:type="dxa"/>
              <w:bottom w:w="50" w:type="dxa"/>
              <w:right w:w="80" w:type="dxa"/>
            </w:tcMar>
            <w:tcPrChange w:id="14" w:author="Marieme DIAW" w:date="2026-05-15T10:31:00Z">
              <w:tcPr>
                <w:tcW w:w="2325" w:type="dxa"/>
                <w:gridSpan w:val="2"/>
              </w:tcPr>
            </w:tcPrChange>
          </w:tcPr>
          <w:p w14:paraId="6A970746" w14:textId="2CC4DC89" w:rsidR="0CCD2A64" w:rsidRDefault="0CCD2A64">
            <w:pPr>
              <w:rPr>
                <w:rFonts w:ascii="Times New Roman" w:eastAsia="Times New Roman" w:hAnsi="Times New Roman" w:cs="Times New Roman"/>
                <w:sz w:val="20"/>
                <w:szCs w:val="20"/>
              </w:rPr>
            </w:pPr>
            <w:ins w:id="15" w:author="Marieme DIAW" w:date="2026-05-15T10:31:00Z" w16du:dateUtc="2026-05-15T10:31:04Z">
              <w:r w:rsidRPr="0CCD2A64">
                <w:rPr>
                  <w:rFonts w:ascii="Times New Roman" w:eastAsia="Times New Roman" w:hAnsi="Times New Roman" w:cs="Times New Roman"/>
                  <w:sz w:val="20"/>
                  <w:szCs w:val="20"/>
                </w:rPr>
                <w:t xml:space="preserve"> </w:t>
              </w:r>
            </w:ins>
          </w:p>
        </w:tc>
        <w:tc>
          <w:tcPr>
            <w:tcW w:w="3158" w:type="dxa"/>
            <w:tcBorders>
              <w:top w:val="single" w:sz="8" w:space="0" w:color="CCCCCC"/>
              <w:left w:val="nil"/>
              <w:bottom w:val="single" w:sz="8" w:space="0" w:color="CCCCCC"/>
              <w:right w:val="single" w:sz="8" w:space="0" w:color="CCCCCC"/>
            </w:tcBorders>
            <w:shd w:val="clear" w:color="auto" w:fill="0071BC"/>
            <w:tcMar>
              <w:top w:w="50" w:type="dxa"/>
              <w:left w:w="80" w:type="dxa"/>
              <w:bottom w:w="50" w:type="dxa"/>
              <w:right w:w="80" w:type="dxa"/>
            </w:tcMar>
            <w:vAlign w:val="center"/>
            <w:tcPrChange w:id="16" w:author="Marieme DIAW" w:date="2026-05-15T10:31:00Z">
              <w:tcPr>
                <w:tcW w:w="2325" w:type="dxa"/>
                <w:gridSpan w:val="2"/>
              </w:tcPr>
            </w:tcPrChange>
          </w:tcPr>
          <w:p w14:paraId="03B62491" w14:textId="2CDC05E1" w:rsidR="0CCD2A64" w:rsidRDefault="0CCD2A64">
            <w:pPr>
              <w:jc w:val="center"/>
              <w:rPr>
                <w:b/>
                <w:bCs/>
                <w:color w:val="FFFFFF" w:themeColor="background1"/>
                <w:sz w:val="18"/>
                <w:szCs w:val="18"/>
              </w:rPr>
              <w:pPrChange w:id="17" w:author="Marieme DIAW" w:date="2026-05-15T10:31:00Z">
                <w:pPr/>
              </w:pPrChange>
            </w:pPr>
            <w:ins w:id="18" w:author="Marieme DIAW" w:date="2026-05-15T10:31:00Z" w16du:dateUtc="2026-05-15T10:31:04Z">
              <w:r w:rsidRPr="0CCD2A64">
                <w:rPr>
                  <w:b/>
                  <w:bCs/>
                  <w:color w:val="FFFFFF" w:themeColor="background1"/>
                  <w:sz w:val="18"/>
                  <w:szCs w:val="18"/>
                </w:rPr>
                <w:t>ACTIVITÉS</w:t>
              </w:r>
            </w:ins>
          </w:p>
        </w:tc>
        <w:tc>
          <w:tcPr>
            <w:tcW w:w="2715" w:type="dxa"/>
            <w:tcBorders>
              <w:top w:val="single" w:sz="8" w:space="0" w:color="CCCCCC"/>
              <w:left w:val="single" w:sz="8" w:space="0" w:color="CCCCCC"/>
              <w:bottom w:val="single" w:sz="8" w:space="0" w:color="CCCCCC"/>
              <w:right w:val="single" w:sz="8" w:space="0" w:color="CCCCCC"/>
            </w:tcBorders>
            <w:shd w:val="clear" w:color="auto" w:fill="0071BC"/>
            <w:tcMar>
              <w:top w:w="50" w:type="dxa"/>
              <w:left w:w="80" w:type="dxa"/>
              <w:bottom w:w="50" w:type="dxa"/>
              <w:right w:w="80" w:type="dxa"/>
            </w:tcMar>
            <w:vAlign w:val="center"/>
            <w:tcPrChange w:id="19" w:author="Marieme DIAW" w:date="2026-05-15T10:31:00Z">
              <w:tcPr>
                <w:tcW w:w="2325" w:type="dxa"/>
                <w:gridSpan w:val="2"/>
              </w:tcPr>
            </w:tcPrChange>
          </w:tcPr>
          <w:p w14:paraId="1D76CE2C" w14:textId="37196542" w:rsidR="0CCD2A64" w:rsidRDefault="0CCD2A64">
            <w:pPr>
              <w:jc w:val="center"/>
              <w:rPr>
                <w:b/>
                <w:bCs/>
                <w:color w:val="FFFFFF" w:themeColor="background1"/>
                <w:sz w:val="18"/>
                <w:szCs w:val="18"/>
              </w:rPr>
              <w:pPrChange w:id="20" w:author="Marieme DIAW" w:date="2026-05-15T10:31:00Z">
                <w:pPr/>
              </w:pPrChange>
            </w:pPr>
            <w:ins w:id="21" w:author="Marieme DIAW" w:date="2026-05-15T10:31:00Z" w16du:dateUtc="2026-05-15T10:31:04Z">
              <w:r w:rsidRPr="0CCD2A64">
                <w:rPr>
                  <w:b/>
                  <w:bCs/>
                  <w:color w:val="FFFFFF" w:themeColor="background1"/>
                  <w:sz w:val="18"/>
                  <w:szCs w:val="18"/>
                </w:rPr>
                <w:t>EFFETS DIRECTS</w:t>
              </w:r>
            </w:ins>
          </w:p>
        </w:tc>
        <w:tc>
          <w:tcPr>
            <w:tcW w:w="2735" w:type="dxa"/>
            <w:tcBorders>
              <w:top w:val="single" w:sz="8" w:space="0" w:color="CCCCCC"/>
              <w:left w:val="single" w:sz="8" w:space="0" w:color="CCCCCC"/>
              <w:bottom w:val="single" w:sz="8" w:space="0" w:color="CCCCCC"/>
              <w:right w:val="single" w:sz="8" w:space="0" w:color="CCCCCC"/>
            </w:tcBorders>
            <w:shd w:val="clear" w:color="auto" w:fill="0071BC"/>
            <w:tcMar>
              <w:top w:w="50" w:type="dxa"/>
              <w:left w:w="80" w:type="dxa"/>
              <w:bottom w:w="50" w:type="dxa"/>
              <w:right w:w="80" w:type="dxa"/>
            </w:tcMar>
            <w:vAlign w:val="center"/>
            <w:tcPrChange w:id="22" w:author="Marieme DIAW" w:date="2026-05-15T10:31:00Z">
              <w:tcPr>
                <w:tcW w:w="2325" w:type="dxa"/>
                <w:gridSpan w:val="2"/>
              </w:tcPr>
            </w:tcPrChange>
          </w:tcPr>
          <w:p w14:paraId="4C021080" w14:textId="5B4EA398" w:rsidR="0CCD2A64" w:rsidRDefault="0CCD2A64">
            <w:pPr>
              <w:jc w:val="center"/>
              <w:rPr>
                <w:b/>
                <w:bCs/>
                <w:color w:val="FFFFFF" w:themeColor="background1"/>
                <w:sz w:val="18"/>
                <w:szCs w:val="18"/>
              </w:rPr>
              <w:pPrChange w:id="23" w:author="Marieme DIAW" w:date="2026-05-15T10:31:00Z">
                <w:pPr/>
              </w:pPrChange>
            </w:pPr>
            <w:ins w:id="24" w:author="Marieme DIAW" w:date="2026-05-15T10:31:00Z" w16du:dateUtc="2026-05-15T10:31:04Z">
              <w:r w:rsidRPr="0CCD2A64">
                <w:rPr>
                  <w:b/>
                  <w:bCs/>
                  <w:color w:val="FFFFFF" w:themeColor="background1"/>
                  <w:sz w:val="18"/>
                  <w:szCs w:val="18"/>
                </w:rPr>
                <w:t>RÉSULTATS INTERMÉDIAIRES</w:t>
              </w:r>
            </w:ins>
          </w:p>
        </w:tc>
        <w:tc>
          <w:tcPr>
            <w:tcW w:w="2422" w:type="dxa"/>
            <w:tcBorders>
              <w:top w:val="single" w:sz="8" w:space="0" w:color="CCCCCC"/>
              <w:left w:val="single" w:sz="8" w:space="0" w:color="CCCCCC"/>
              <w:bottom w:val="single" w:sz="8" w:space="0" w:color="CCCCCC"/>
              <w:right w:val="single" w:sz="8" w:space="0" w:color="CCCCCC"/>
            </w:tcBorders>
            <w:shd w:val="clear" w:color="auto" w:fill="004F84"/>
            <w:tcMar>
              <w:top w:w="50" w:type="dxa"/>
              <w:left w:w="80" w:type="dxa"/>
              <w:bottom w:w="50" w:type="dxa"/>
              <w:right w:w="80" w:type="dxa"/>
            </w:tcMar>
            <w:vAlign w:val="center"/>
            <w:tcPrChange w:id="25" w:author="Marieme DIAW" w:date="2026-05-15T10:31:00Z">
              <w:tcPr>
                <w:tcW w:w="2325" w:type="dxa"/>
                <w:gridSpan w:val="2"/>
              </w:tcPr>
            </w:tcPrChange>
          </w:tcPr>
          <w:p w14:paraId="549B97E9" w14:textId="144FCC9C" w:rsidR="0CCD2A64" w:rsidRDefault="0CCD2A64">
            <w:pPr>
              <w:jc w:val="center"/>
              <w:rPr>
                <w:b/>
                <w:bCs/>
                <w:color w:val="FFFFFF" w:themeColor="background1"/>
                <w:sz w:val="18"/>
                <w:szCs w:val="18"/>
              </w:rPr>
              <w:pPrChange w:id="26" w:author="Marieme DIAW" w:date="2026-05-15T10:31:00Z">
                <w:pPr/>
              </w:pPrChange>
            </w:pPr>
            <w:ins w:id="27" w:author="Marieme DIAW" w:date="2026-05-15T10:31:00Z" w16du:dateUtc="2026-05-15T10:31:04Z">
              <w:r w:rsidRPr="0CCD2A64">
                <w:rPr>
                  <w:b/>
                  <w:bCs/>
                  <w:color w:val="FFFFFF" w:themeColor="background1"/>
                  <w:sz w:val="18"/>
                  <w:szCs w:val="18"/>
                </w:rPr>
                <w:t>IMPACT</w:t>
              </w:r>
            </w:ins>
          </w:p>
        </w:tc>
        <w:tc>
          <w:tcPr>
            <w:tcW w:w="3163" w:type="dxa"/>
            <w:tcBorders>
              <w:top w:val="single" w:sz="8" w:space="0" w:color="CCCCCC"/>
              <w:left w:val="single" w:sz="8" w:space="0" w:color="CCCCCC"/>
              <w:bottom w:val="single" w:sz="8" w:space="0" w:color="CCCCCC"/>
              <w:right w:val="single" w:sz="8" w:space="0" w:color="CCCCCC"/>
            </w:tcBorders>
            <w:shd w:val="clear" w:color="auto" w:fill="4B5563"/>
            <w:tcMar>
              <w:top w:w="50" w:type="dxa"/>
              <w:left w:w="80" w:type="dxa"/>
              <w:bottom w:w="50" w:type="dxa"/>
              <w:right w:w="80" w:type="dxa"/>
            </w:tcMar>
            <w:vAlign w:val="center"/>
            <w:tcPrChange w:id="28" w:author="Marieme DIAW" w:date="2026-05-15T10:31:00Z">
              <w:tcPr>
                <w:tcW w:w="2325" w:type="dxa"/>
                <w:gridSpan w:val="2"/>
              </w:tcPr>
            </w:tcPrChange>
          </w:tcPr>
          <w:p w14:paraId="7D827626" w14:textId="3095D29D" w:rsidR="0CCD2A64" w:rsidRDefault="0CCD2A64">
            <w:pPr>
              <w:jc w:val="center"/>
              <w:rPr>
                <w:b/>
                <w:bCs/>
                <w:color w:val="FFFFFF" w:themeColor="background1"/>
                <w:sz w:val="18"/>
                <w:szCs w:val="18"/>
              </w:rPr>
              <w:pPrChange w:id="29" w:author="Marieme DIAW" w:date="2026-05-15T10:31:00Z">
                <w:pPr/>
              </w:pPrChange>
            </w:pPr>
            <w:ins w:id="30" w:author="Marieme DIAW" w:date="2026-05-15T10:31:00Z" w16du:dateUtc="2026-05-15T10:31:04Z">
              <w:r w:rsidRPr="0CCD2A64">
                <w:rPr>
                  <w:b/>
                  <w:bCs/>
                  <w:color w:val="FFFFFF" w:themeColor="background1"/>
                  <w:sz w:val="18"/>
                  <w:szCs w:val="18"/>
                </w:rPr>
                <w:t>RISQUES &amp; HYPOTHÈSES</w:t>
              </w:r>
            </w:ins>
          </w:p>
        </w:tc>
      </w:tr>
      <w:tr w:rsidR="0CCD2A64" w14:paraId="6AC28CB1" w14:textId="77777777" w:rsidTr="0CCD2A64">
        <w:trPr>
          <w:trHeight w:val="300"/>
          <w:ins w:id="31" w:author="Marieme DIAW" w:date="2026-05-15T10:31:00Z"/>
          <w:trPrChange w:id="32" w:author="Marieme DIAW" w:date="2026-05-15T10:31:00Z">
            <w:trPr>
              <w:trHeight w:val="300"/>
            </w:trPr>
          </w:trPrChange>
        </w:trPr>
        <w:tc>
          <w:tcPr>
            <w:tcW w:w="324" w:type="dxa"/>
            <w:tcBorders>
              <w:top w:val="nil"/>
              <w:left w:val="nil"/>
              <w:bottom w:val="nil"/>
              <w:right w:val="nil"/>
            </w:tcBorders>
            <w:shd w:val="clear" w:color="auto" w:fill="0071BC"/>
            <w:vAlign w:val="center"/>
            <w:tcPrChange w:id="33" w:author="Marieme DIAW" w:date="2026-05-15T10:31:00Z">
              <w:tcPr>
                <w:tcW w:w="2325" w:type="dxa"/>
                <w:gridSpan w:val="2"/>
              </w:tcPr>
            </w:tcPrChange>
          </w:tcPr>
          <w:p w14:paraId="0A8D47D7" w14:textId="69688296" w:rsidR="0CCD2A64" w:rsidRDefault="0CCD2A64">
            <w:pPr>
              <w:rPr>
                <w:rFonts w:ascii="Times New Roman" w:eastAsia="Times New Roman" w:hAnsi="Times New Roman" w:cs="Times New Roman"/>
                <w:sz w:val="20"/>
                <w:szCs w:val="20"/>
              </w:rPr>
            </w:pPr>
            <w:ins w:id="34" w:author="Marieme DIAW" w:date="2026-05-15T10:31:00Z" w16du:dateUtc="2026-05-15T10:31:04Z">
              <w:r w:rsidRPr="0CCD2A64">
                <w:rPr>
                  <w:rFonts w:ascii="Times New Roman" w:eastAsia="Times New Roman" w:hAnsi="Times New Roman" w:cs="Times New Roman"/>
                  <w:sz w:val="20"/>
                  <w:szCs w:val="20"/>
                </w:rPr>
                <w:t xml:space="preserve"> </w:t>
              </w:r>
            </w:ins>
          </w:p>
        </w:tc>
        <w:tc>
          <w:tcPr>
            <w:tcW w:w="3158" w:type="dxa"/>
            <w:tcBorders>
              <w:top w:val="single" w:sz="8" w:space="0" w:color="CCCCCC"/>
              <w:left w:val="nil"/>
              <w:bottom w:val="single" w:sz="8" w:space="0" w:color="CCCCCC"/>
              <w:right w:val="single" w:sz="8" w:space="0" w:color="CCCCCC"/>
            </w:tcBorders>
            <w:shd w:val="clear" w:color="auto" w:fill="F1F5F9"/>
            <w:tcMar>
              <w:top w:w="50" w:type="dxa"/>
              <w:left w:w="80" w:type="dxa"/>
              <w:bottom w:w="50" w:type="dxa"/>
              <w:right w:w="80" w:type="dxa"/>
            </w:tcMar>
            <w:tcPrChange w:id="35" w:author="Marieme DIAW" w:date="2026-05-15T10:31:00Z">
              <w:tcPr>
                <w:tcW w:w="2325" w:type="dxa"/>
                <w:gridSpan w:val="2"/>
              </w:tcPr>
            </w:tcPrChange>
          </w:tcPr>
          <w:p w14:paraId="261889C6" w14:textId="51E94A78" w:rsidR="0CCD2A64" w:rsidRDefault="0CCD2A64">
            <w:pPr>
              <w:spacing w:after="10"/>
              <w:rPr>
                <w:ins w:id="36" w:author="Marieme DIAW" w:date="2026-05-15T10:31:00Z" w16du:dateUtc="2026-05-15T10:31:04Z"/>
                <w:b/>
                <w:bCs/>
                <w:caps/>
                <w:color w:val="0071BC"/>
                <w:sz w:val="15"/>
                <w:szCs w:val="15"/>
              </w:rPr>
              <w:pPrChange w:id="37" w:author="Marieme DIAW" w:date="2026-05-15T10:31:00Z">
                <w:pPr/>
              </w:pPrChange>
            </w:pPr>
            <w:ins w:id="38" w:author="Marieme DIAW" w:date="2026-05-15T10:31:00Z" w16du:dateUtc="2026-05-15T10:31:04Z">
              <w:r w:rsidRPr="0CCD2A64">
                <w:rPr>
                  <w:b/>
                  <w:bCs/>
                  <w:caps/>
                  <w:color w:val="0071BC"/>
                  <w:sz w:val="15"/>
                  <w:szCs w:val="15"/>
                </w:rPr>
                <w:t>Chemin 1 · Préparation</w:t>
              </w:r>
            </w:ins>
          </w:p>
          <w:p w14:paraId="0D5035C7" w14:textId="358B3A64" w:rsidR="0CCD2A64" w:rsidRDefault="0CCD2A64">
            <w:pPr>
              <w:spacing w:before="8" w:after="8"/>
              <w:ind w:left="140" w:hanging="110"/>
              <w:rPr>
                <w:ins w:id="39" w:author="Marieme DIAW" w:date="2026-05-15T10:31:00Z" w16du:dateUtc="2026-05-15T10:31:04Z"/>
                <w:color w:val="1F2937"/>
                <w:sz w:val="15"/>
                <w:szCs w:val="15"/>
              </w:rPr>
              <w:pPrChange w:id="40" w:author="Marieme DIAW" w:date="2026-05-15T10:31:00Z">
                <w:pPr/>
              </w:pPrChange>
            </w:pPr>
            <w:ins w:id="41" w:author="Marieme DIAW" w:date="2026-05-15T10:31:00Z" w16du:dateUtc="2026-05-15T10:31:04Z">
              <w:r w:rsidRPr="0CCD2A64">
                <w:rPr>
                  <w:color w:val="1F2937"/>
                  <w:sz w:val="16"/>
                  <w:szCs w:val="16"/>
                </w:rPr>
                <w:t xml:space="preserve">▸ </w:t>
              </w:r>
              <w:r w:rsidRPr="0CCD2A64">
                <w:rPr>
                  <w:color w:val="1F2937"/>
                  <w:sz w:val="15"/>
                  <w:szCs w:val="15"/>
                </w:rPr>
                <w:t>Améliorer la planification et la coordination de la gestion des risques</w:t>
              </w:r>
            </w:ins>
          </w:p>
          <w:p w14:paraId="0ECD438E" w14:textId="1CFF0AEC" w:rsidR="0CCD2A64" w:rsidRDefault="0CCD2A64">
            <w:pPr>
              <w:spacing w:before="8" w:after="8"/>
              <w:ind w:left="140" w:hanging="110"/>
              <w:rPr>
                <w:ins w:id="42" w:author="Marieme DIAW" w:date="2026-05-15T10:31:00Z" w16du:dateUtc="2026-05-15T10:31:04Z"/>
                <w:color w:val="1F2937"/>
                <w:sz w:val="15"/>
                <w:szCs w:val="15"/>
              </w:rPr>
              <w:pPrChange w:id="43" w:author="Marieme DIAW" w:date="2026-05-15T10:31:00Z">
                <w:pPr/>
              </w:pPrChange>
            </w:pPr>
            <w:ins w:id="44" w:author="Marieme DIAW" w:date="2026-05-15T10:31:00Z" w16du:dateUtc="2026-05-15T10:31:04Z">
              <w:r w:rsidRPr="0CCD2A64">
                <w:rPr>
                  <w:color w:val="1F2937"/>
                  <w:sz w:val="16"/>
                  <w:szCs w:val="16"/>
                </w:rPr>
                <w:t xml:space="preserve">▸ </w:t>
              </w:r>
              <w:r w:rsidRPr="0CCD2A64">
                <w:rPr>
                  <w:color w:val="1F2937"/>
                  <w:sz w:val="15"/>
                  <w:szCs w:val="15"/>
                </w:rPr>
                <w:t>Renforcer les systèmes d'alerte précoce</w:t>
              </w:r>
            </w:ins>
          </w:p>
          <w:p w14:paraId="038BD893" w14:textId="00DD34E9" w:rsidR="0CCD2A64" w:rsidRDefault="0CCD2A64">
            <w:pPr>
              <w:spacing w:before="8" w:after="8"/>
              <w:ind w:left="140" w:hanging="110"/>
              <w:rPr>
                <w:ins w:id="45" w:author="Marieme DIAW" w:date="2026-05-15T10:31:00Z" w16du:dateUtc="2026-05-15T10:31:04Z"/>
                <w:color w:val="1F2937"/>
                <w:sz w:val="15"/>
                <w:szCs w:val="15"/>
              </w:rPr>
              <w:pPrChange w:id="46" w:author="Marieme DIAW" w:date="2026-05-15T10:31:00Z">
                <w:pPr/>
              </w:pPrChange>
            </w:pPr>
            <w:ins w:id="47" w:author="Marieme DIAW" w:date="2026-05-15T10:31:00Z" w16du:dateUtc="2026-05-15T10:31:04Z">
              <w:r w:rsidRPr="0CCD2A64">
                <w:rPr>
                  <w:color w:val="1F2937"/>
                  <w:sz w:val="16"/>
                  <w:szCs w:val="16"/>
                </w:rPr>
                <w:t xml:space="preserve">▸ </w:t>
              </w:r>
              <w:r w:rsidRPr="0CCD2A64">
                <w:rPr>
                  <w:color w:val="1F2937"/>
                  <w:sz w:val="15"/>
                  <w:szCs w:val="15"/>
                </w:rPr>
                <w:t>Développer un plan de pré-positionnement des ressources</w:t>
              </w:r>
            </w:ins>
          </w:p>
          <w:p w14:paraId="6FB9ECA2" w14:textId="54751F27" w:rsidR="0CCD2A64" w:rsidRDefault="0CCD2A64">
            <w:pPr>
              <w:spacing w:before="8" w:after="8"/>
              <w:ind w:left="140" w:hanging="110"/>
              <w:rPr>
                <w:color w:val="1F2937"/>
                <w:sz w:val="15"/>
                <w:szCs w:val="15"/>
              </w:rPr>
              <w:pPrChange w:id="48" w:author="Marieme DIAW" w:date="2026-05-15T10:31:00Z">
                <w:pPr/>
              </w:pPrChange>
            </w:pPr>
            <w:ins w:id="49" w:author="Marieme DIAW" w:date="2026-05-15T10:31:00Z" w16du:dateUtc="2026-05-15T10:31:04Z">
              <w:r w:rsidRPr="0CCD2A64">
                <w:rPr>
                  <w:color w:val="1F2937"/>
                  <w:sz w:val="16"/>
                  <w:szCs w:val="16"/>
                </w:rPr>
                <w:t xml:space="preserve">▸ </w:t>
              </w:r>
              <w:r w:rsidRPr="0CCD2A64">
                <w:rPr>
                  <w:color w:val="1F2937"/>
                  <w:sz w:val="15"/>
                  <w:szCs w:val="15"/>
                </w:rPr>
                <w:t>Mettre à l'échelle les actions anticipatoires (cash, banques alimentaires, semences, ANJE)</w:t>
              </w:r>
            </w:ins>
          </w:p>
        </w:tc>
        <w:tc>
          <w:tcPr>
            <w:tcW w:w="271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50" w:type="dxa"/>
              <w:left w:w="80" w:type="dxa"/>
              <w:bottom w:w="50" w:type="dxa"/>
              <w:right w:w="80" w:type="dxa"/>
            </w:tcMar>
            <w:tcPrChange w:id="50" w:author="Marieme DIAW" w:date="2026-05-15T10:31:00Z">
              <w:tcPr>
                <w:tcW w:w="2325" w:type="dxa"/>
                <w:gridSpan w:val="2"/>
              </w:tcPr>
            </w:tcPrChange>
          </w:tcPr>
          <w:p w14:paraId="1CF29B7C" w14:textId="7793F35E" w:rsidR="0CCD2A64" w:rsidRDefault="0CCD2A64">
            <w:pPr>
              <w:spacing w:before="8" w:after="8"/>
              <w:ind w:left="140" w:hanging="110"/>
              <w:rPr>
                <w:ins w:id="51" w:author="Marieme DIAW" w:date="2026-05-15T10:31:00Z" w16du:dateUtc="2026-05-15T10:31:04Z"/>
                <w:color w:val="1F2937"/>
                <w:sz w:val="15"/>
                <w:szCs w:val="15"/>
              </w:rPr>
              <w:pPrChange w:id="52" w:author="Marieme DIAW" w:date="2026-05-15T10:31:00Z">
                <w:pPr/>
              </w:pPrChange>
            </w:pPr>
            <w:ins w:id="53" w:author="Marieme DIAW" w:date="2026-05-15T10:31:00Z" w16du:dateUtc="2026-05-15T10:31:04Z">
              <w:r w:rsidRPr="0CCD2A64">
                <w:rPr>
                  <w:color w:val="1F2937"/>
                  <w:sz w:val="16"/>
                  <w:szCs w:val="16"/>
                </w:rPr>
                <w:t xml:space="preserve">▸ </w:t>
              </w:r>
              <w:r w:rsidRPr="0CCD2A64">
                <w:rPr>
                  <w:color w:val="1F2937"/>
                  <w:sz w:val="15"/>
                  <w:szCs w:val="15"/>
                </w:rPr>
                <w:t>La réactivité et la collaboration entre acteurs améliorent la synergie</w:t>
              </w:r>
            </w:ins>
          </w:p>
          <w:p w14:paraId="62C32E63" w14:textId="3FCEC9CE" w:rsidR="0CCD2A64" w:rsidRDefault="0CCD2A64">
            <w:pPr>
              <w:spacing w:before="8" w:after="8"/>
              <w:ind w:left="140" w:hanging="110"/>
              <w:rPr>
                <w:ins w:id="54" w:author="Marieme DIAW" w:date="2026-05-15T10:31:00Z" w16du:dateUtc="2026-05-15T10:31:04Z"/>
                <w:color w:val="1F2937"/>
                <w:sz w:val="15"/>
                <w:szCs w:val="15"/>
              </w:rPr>
              <w:pPrChange w:id="55" w:author="Marieme DIAW" w:date="2026-05-15T10:31:00Z">
                <w:pPr/>
              </w:pPrChange>
            </w:pPr>
            <w:ins w:id="56" w:author="Marieme DIAW" w:date="2026-05-15T10:31:00Z" w16du:dateUtc="2026-05-15T10:31:04Z">
              <w:r w:rsidRPr="0CCD2A64">
                <w:rPr>
                  <w:color w:val="1F2937"/>
                  <w:sz w:val="16"/>
                  <w:szCs w:val="16"/>
                </w:rPr>
                <w:t xml:space="preserve">▸ </w:t>
              </w:r>
              <w:r w:rsidRPr="0CCD2A64">
                <w:rPr>
                  <w:color w:val="1F2937"/>
                  <w:sz w:val="15"/>
                  <w:szCs w:val="15"/>
                </w:rPr>
                <w:t>La disponibilité de l'information rapide renforce la prise de décision</w:t>
              </w:r>
            </w:ins>
          </w:p>
          <w:p w14:paraId="3FD83A03" w14:textId="50E23D96" w:rsidR="0CCD2A64" w:rsidRDefault="0CCD2A64">
            <w:pPr>
              <w:spacing w:before="8" w:after="8"/>
              <w:ind w:left="140" w:hanging="110"/>
              <w:rPr>
                <w:ins w:id="57" w:author="Marieme DIAW" w:date="2026-05-15T10:31:00Z" w16du:dateUtc="2026-05-15T10:31:04Z"/>
                <w:color w:val="1F2937"/>
                <w:sz w:val="15"/>
                <w:szCs w:val="15"/>
              </w:rPr>
              <w:pPrChange w:id="58" w:author="Marieme DIAW" w:date="2026-05-15T10:31:00Z">
                <w:pPr/>
              </w:pPrChange>
            </w:pPr>
            <w:ins w:id="59" w:author="Marieme DIAW" w:date="2026-05-15T10:31:00Z" w16du:dateUtc="2026-05-15T10:31:04Z">
              <w:r w:rsidRPr="0CCD2A64">
                <w:rPr>
                  <w:color w:val="1F2937"/>
                  <w:sz w:val="16"/>
                  <w:szCs w:val="16"/>
                </w:rPr>
                <w:t xml:space="preserve">▸ </w:t>
              </w:r>
              <w:r w:rsidRPr="0CCD2A64">
                <w:rPr>
                  <w:color w:val="1F2937"/>
                  <w:sz w:val="15"/>
                  <w:szCs w:val="15"/>
                </w:rPr>
                <w:t>Les institutions publiques et privées améliorent leur capacité de pré-positionnement</w:t>
              </w:r>
            </w:ins>
          </w:p>
          <w:p w14:paraId="2715F146" w14:textId="1B1A3EBD" w:rsidR="0CCD2A64" w:rsidRDefault="0CCD2A64">
            <w:pPr>
              <w:spacing w:before="8" w:after="8"/>
              <w:ind w:left="140" w:hanging="110"/>
              <w:rPr>
                <w:color w:val="1F2937"/>
                <w:sz w:val="15"/>
                <w:szCs w:val="15"/>
              </w:rPr>
              <w:pPrChange w:id="60" w:author="Marieme DIAW" w:date="2026-05-15T10:31:00Z">
                <w:pPr/>
              </w:pPrChange>
            </w:pPr>
            <w:ins w:id="61" w:author="Marieme DIAW" w:date="2026-05-15T10:31:00Z" w16du:dateUtc="2026-05-15T10:31:04Z">
              <w:r w:rsidRPr="0CCD2A64">
                <w:rPr>
                  <w:color w:val="1F2937"/>
                  <w:sz w:val="16"/>
                  <w:szCs w:val="16"/>
                </w:rPr>
                <w:t xml:space="preserve">▸ </w:t>
              </w:r>
              <w:r w:rsidRPr="0CCD2A64">
                <w:rPr>
                  <w:color w:val="1F2937"/>
                  <w:sz w:val="15"/>
                  <w:szCs w:val="15"/>
                </w:rPr>
                <w:t>Soutien préventif aux populations vulnérables renforcé</w:t>
              </w:r>
            </w:ins>
          </w:p>
        </w:tc>
        <w:tc>
          <w:tcPr>
            <w:tcW w:w="2735" w:type="dxa"/>
            <w:tcBorders>
              <w:top w:val="single" w:sz="8" w:space="0" w:color="CCCCCC"/>
              <w:left w:val="single" w:sz="8" w:space="0" w:color="CCCCCC"/>
              <w:bottom w:val="single" w:sz="8" w:space="0" w:color="CCCCCC"/>
              <w:right w:val="single" w:sz="8" w:space="0" w:color="CCCCCC"/>
            </w:tcBorders>
            <w:shd w:val="clear" w:color="auto" w:fill="E8F4FB"/>
            <w:tcMar>
              <w:top w:w="50" w:type="dxa"/>
              <w:left w:w="80" w:type="dxa"/>
              <w:bottom w:w="50" w:type="dxa"/>
              <w:right w:w="80" w:type="dxa"/>
            </w:tcMar>
            <w:tcPrChange w:id="62" w:author="Marieme DIAW" w:date="2026-05-15T10:31:00Z">
              <w:tcPr>
                <w:tcW w:w="2325" w:type="dxa"/>
                <w:gridSpan w:val="2"/>
              </w:tcPr>
            </w:tcPrChange>
          </w:tcPr>
          <w:p w14:paraId="50854075" w14:textId="5F30F759" w:rsidR="0CCD2A64" w:rsidRDefault="0CCD2A64">
            <w:pPr>
              <w:spacing w:before="20" w:after="20"/>
              <w:rPr>
                <w:b/>
                <w:bCs/>
                <w:color w:val="0071BC"/>
                <w:sz w:val="16"/>
                <w:szCs w:val="16"/>
              </w:rPr>
              <w:pPrChange w:id="63" w:author="Marieme DIAW" w:date="2026-05-15T10:31:00Z">
                <w:pPr/>
              </w:pPrChange>
            </w:pPr>
            <w:ins w:id="64" w:author="Marieme DIAW" w:date="2026-05-15T10:31:00Z" w16du:dateUtc="2026-05-15T10:31:04Z">
              <w:r w:rsidRPr="0CCD2A64">
                <w:rPr>
                  <w:b/>
                  <w:bCs/>
                  <w:color w:val="0071BC"/>
                  <w:sz w:val="16"/>
                  <w:szCs w:val="16"/>
                </w:rPr>
                <w:t>Amélioration de la réactivité et de la collaboration entre acteurs</w:t>
              </w:r>
            </w:ins>
          </w:p>
        </w:tc>
        <w:tc>
          <w:tcPr>
            <w:tcW w:w="2422" w:type="dxa"/>
            <w:tcBorders>
              <w:top w:val="single" w:sz="8" w:space="0" w:color="CCCCCC"/>
              <w:left w:val="single" w:sz="8" w:space="0" w:color="CCCCCC"/>
              <w:bottom w:val="single" w:sz="8" w:space="0" w:color="CCCCCC"/>
              <w:right w:val="single" w:sz="8" w:space="0" w:color="CCCCCC"/>
            </w:tcBorders>
            <w:shd w:val="clear" w:color="auto" w:fill="004F84"/>
            <w:tcMar>
              <w:top w:w="50" w:type="dxa"/>
              <w:left w:w="80" w:type="dxa"/>
              <w:bottom w:w="50" w:type="dxa"/>
              <w:right w:w="80" w:type="dxa"/>
            </w:tcMar>
            <w:tcPrChange w:id="65" w:author="Marieme DIAW" w:date="2026-05-15T10:31:00Z">
              <w:tcPr>
                <w:tcW w:w="2325" w:type="dxa"/>
                <w:gridSpan w:val="2"/>
              </w:tcPr>
            </w:tcPrChange>
          </w:tcPr>
          <w:p w14:paraId="1824F42E" w14:textId="72228D06" w:rsidR="0CCD2A64" w:rsidRDefault="0CCD2A64">
            <w:pPr>
              <w:spacing w:before="120" w:after="60"/>
              <w:jc w:val="center"/>
              <w:rPr>
                <w:ins w:id="66" w:author="Marieme DIAW" w:date="2026-05-15T10:31:00Z" w16du:dateUtc="2026-05-15T10:31:04Z"/>
                <w:b/>
                <w:bCs/>
                <w:color w:val="FFFFFF" w:themeColor="background1"/>
                <w:sz w:val="18"/>
                <w:szCs w:val="18"/>
              </w:rPr>
              <w:pPrChange w:id="67" w:author="Marieme DIAW" w:date="2026-05-15T10:31:00Z">
                <w:pPr/>
              </w:pPrChange>
            </w:pPr>
            <w:ins w:id="68" w:author="Marieme DIAW" w:date="2026-05-15T10:31:00Z" w16du:dateUtc="2026-05-15T10:31:04Z">
              <w:r w:rsidRPr="0CCD2A64">
                <w:rPr>
                  <w:b/>
                  <w:bCs/>
                  <w:color w:val="FFFFFF" w:themeColor="background1"/>
                  <w:sz w:val="18"/>
                  <w:szCs w:val="18"/>
                </w:rPr>
                <w:t>D'ici 2028,</w:t>
              </w:r>
            </w:ins>
          </w:p>
          <w:p w14:paraId="29344642" w14:textId="416A9400" w:rsidR="0CCD2A64" w:rsidRDefault="0CCD2A64">
            <w:pPr>
              <w:spacing w:after="60"/>
              <w:jc w:val="center"/>
              <w:rPr>
                <w:ins w:id="69" w:author="Marieme DIAW" w:date="2026-05-15T10:31:00Z" w16du:dateUtc="2026-05-15T10:31:04Z"/>
                <w:color w:val="FFFFFF" w:themeColor="background1"/>
                <w:sz w:val="16"/>
                <w:szCs w:val="16"/>
              </w:rPr>
              <w:pPrChange w:id="70" w:author="Marieme DIAW" w:date="2026-05-15T10:31:00Z">
                <w:pPr/>
              </w:pPrChange>
            </w:pPr>
            <w:ins w:id="71" w:author="Marieme DIAW" w:date="2026-05-15T10:31:00Z" w16du:dateUtc="2026-05-15T10:31:04Z">
              <w:r w:rsidRPr="0CCD2A64">
                <w:rPr>
                  <w:color w:val="FFFFFF" w:themeColor="background1"/>
                  <w:sz w:val="16"/>
                  <w:szCs w:val="16"/>
                </w:rPr>
                <w:t>les enfants (filles et garçons), les individus (femmes et hommes), les ménages et les communautés sont plus résilients aux chocs et ont un meilleur accès à une alimentation saine et nutritive pour réaliser leur plein potentiel.</w:t>
              </w:r>
            </w:ins>
          </w:p>
          <w:p w14:paraId="277C4818" w14:textId="0A86EA77" w:rsidR="0CCD2A64" w:rsidRDefault="0CCD2A64">
            <w:pPr>
              <w:spacing w:before="60"/>
              <w:jc w:val="center"/>
              <w:rPr>
                <w:b/>
                <w:bCs/>
                <w:color w:val="C9A02B"/>
                <w:sz w:val="16"/>
                <w:szCs w:val="16"/>
              </w:rPr>
              <w:pPrChange w:id="72" w:author="Marieme DIAW" w:date="2026-05-15T10:31:00Z">
                <w:pPr/>
              </w:pPrChange>
            </w:pPr>
            <w:ins w:id="73" w:author="Marieme DIAW" w:date="2026-05-15T10:31:00Z" w16du:dateUtc="2026-05-15T10:31:04Z">
              <w:r w:rsidRPr="0CCD2A64">
                <w:rPr>
                  <w:b/>
                  <w:bCs/>
                  <w:color w:val="C9A02B"/>
                  <w:sz w:val="16"/>
                  <w:szCs w:val="16"/>
                </w:rPr>
                <w:t>► Réduction progressive des besoins humanitaires</w:t>
              </w:r>
            </w:ins>
          </w:p>
        </w:tc>
        <w:tc>
          <w:tcPr>
            <w:tcW w:w="3163" w:type="dxa"/>
            <w:tcBorders>
              <w:top w:val="single" w:sz="8" w:space="0" w:color="CCCCCC"/>
              <w:left w:val="single" w:sz="8" w:space="0" w:color="CCCCCC"/>
              <w:bottom w:val="single" w:sz="8" w:space="0" w:color="CCCCCC"/>
              <w:right w:val="single" w:sz="8" w:space="0" w:color="CCCCCC"/>
            </w:tcBorders>
            <w:shd w:val="clear" w:color="auto" w:fill="F1F5F9"/>
            <w:tcMar>
              <w:top w:w="50" w:type="dxa"/>
              <w:left w:w="80" w:type="dxa"/>
              <w:bottom w:w="50" w:type="dxa"/>
              <w:right w:w="80" w:type="dxa"/>
            </w:tcMar>
            <w:tcPrChange w:id="74" w:author="Marieme DIAW" w:date="2026-05-15T10:31:00Z">
              <w:tcPr>
                <w:tcW w:w="2325" w:type="dxa"/>
                <w:gridSpan w:val="2"/>
              </w:tcPr>
            </w:tcPrChange>
          </w:tcPr>
          <w:p w14:paraId="4A86A5B3" w14:textId="586F3978" w:rsidR="0CCD2A64" w:rsidRDefault="0CCD2A64">
            <w:pPr>
              <w:spacing w:after="10"/>
              <w:rPr>
                <w:ins w:id="75" w:author="Marieme DIAW" w:date="2026-05-15T10:31:00Z" w16du:dateUtc="2026-05-15T10:31:04Z"/>
                <w:b/>
                <w:bCs/>
                <w:caps/>
                <w:color w:val="0071BC"/>
                <w:sz w:val="15"/>
                <w:szCs w:val="15"/>
              </w:rPr>
              <w:pPrChange w:id="76" w:author="Marieme DIAW" w:date="2026-05-15T10:31:00Z">
                <w:pPr/>
              </w:pPrChange>
            </w:pPr>
            <w:ins w:id="77" w:author="Marieme DIAW" w:date="2026-05-15T10:31:00Z" w16du:dateUtc="2026-05-15T10:31:04Z">
              <w:r w:rsidRPr="0CCD2A64">
                <w:rPr>
                  <w:b/>
                  <w:bCs/>
                  <w:caps/>
                  <w:color w:val="0071BC"/>
                  <w:sz w:val="15"/>
                  <w:szCs w:val="15"/>
                </w:rPr>
                <w:t>HYPOTHÈSES</w:t>
              </w:r>
            </w:ins>
          </w:p>
          <w:p w14:paraId="2746A978" w14:textId="0B8976DB" w:rsidR="0CCD2A64" w:rsidRDefault="0CCD2A64">
            <w:pPr>
              <w:spacing w:before="8" w:after="8"/>
              <w:ind w:left="140" w:hanging="110"/>
              <w:rPr>
                <w:ins w:id="78" w:author="Marieme DIAW" w:date="2026-05-15T10:31:00Z" w16du:dateUtc="2026-05-15T10:31:04Z"/>
                <w:color w:val="1F2937"/>
                <w:sz w:val="15"/>
                <w:szCs w:val="15"/>
              </w:rPr>
              <w:pPrChange w:id="79" w:author="Marieme DIAW" w:date="2026-05-15T10:31:00Z">
                <w:pPr/>
              </w:pPrChange>
            </w:pPr>
            <w:ins w:id="80" w:author="Marieme DIAW" w:date="2026-05-15T10:31:00Z" w16du:dateUtc="2026-05-15T10:31:04Z">
              <w:r w:rsidRPr="0CCD2A64">
                <w:rPr>
                  <w:color w:val="1F2937"/>
                  <w:sz w:val="16"/>
                  <w:szCs w:val="16"/>
                </w:rPr>
                <w:t xml:space="preserve">▸ </w:t>
              </w:r>
              <w:r w:rsidRPr="0CCD2A64">
                <w:rPr>
                  <w:color w:val="1F2937"/>
                  <w:sz w:val="15"/>
                  <w:szCs w:val="15"/>
                </w:rPr>
                <w:t>La conception des activités tient compte du contexte local et des priorités nationales</w:t>
              </w:r>
            </w:ins>
          </w:p>
          <w:p w14:paraId="463AB0EE" w14:textId="23D7887F" w:rsidR="0CCD2A64" w:rsidRDefault="0CCD2A64">
            <w:pPr>
              <w:spacing w:before="8" w:after="8"/>
              <w:ind w:left="140" w:hanging="110"/>
              <w:rPr>
                <w:ins w:id="81" w:author="Marieme DIAW" w:date="2026-05-15T10:31:00Z" w16du:dateUtc="2026-05-15T10:31:04Z"/>
                <w:color w:val="1F2937"/>
                <w:sz w:val="15"/>
                <w:szCs w:val="15"/>
              </w:rPr>
              <w:pPrChange w:id="82" w:author="Marieme DIAW" w:date="2026-05-15T10:31:00Z">
                <w:pPr/>
              </w:pPrChange>
            </w:pPr>
            <w:ins w:id="83" w:author="Marieme DIAW" w:date="2026-05-15T10:31:00Z" w16du:dateUtc="2026-05-15T10:31:04Z">
              <w:r w:rsidRPr="0CCD2A64">
                <w:rPr>
                  <w:color w:val="1F2937"/>
                  <w:sz w:val="16"/>
                  <w:szCs w:val="16"/>
                </w:rPr>
                <w:t xml:space="preserve">▸ </w:t>
              </w:r>
              <w:r w:rsidRPr="0CCD2A64">
                <w:rPr>
                  <w:color w:val="1F2937"/>
                  <w:sz w:val="15"/>
                  <w:szCs w:val="15"/>
                </w:rPr>
                <w:t>Adhésion de toutes les parties prenantes (gouvernements, donateurs, partenaires, instituts de recherche)</w:t>
              </w:r>
            </w:ins>
          </w:p>
          <w:p w14:paraId="55C0D142" w14:textId="7D744A20" w:rsidR="0CCD2A64" w:rsidRDefault="0CCD2A64">
            <w:pPr>
              <w:spacing w:before="8" w:after="8"/>
              <w:ind w:left="140" w:hanging="110"/>
              <w:rPr>
                <w:ins w:id="84" w:author="Marieme DIAW" w:date="2026-05-15T10:31:00Z" w16du:dateUtc="2026-05-15T10:31:04Z"/>
                <w:color w:val="1F2937"/>
                <w:sz w:val="15"/>
                <w:szCs w:val="15"/>
              </w:rPr>
              <w:pPrChange w:id="85" w:author="Marieme DIAW" w:date="2026-05-15T10:31:00Z">
                <w:pPr/>
              </w:pPrChange>
            </w:pPr>
            <w:ins w:id="86" w:author="Marieme DIAW" w:date="2026-05-15T10:31:00Z" w16du:dateUtc="2026-05-15T10:31:04Z">
              <w:r w:rsidRPr="0CCD2A64">
                <w:rPr>
                  <w:color w:val="1F2937"/>
                  <w:sz w:val="16"/>
                  <w:szCs w:val="16"/>
                </w:rPr>
                <w:t xml:space="preserve">▸ </w:t>
              </w:r>
              <w:r w:rsidRPr="0CCD2A64">
                <w:rPr>
                  <w:color w:val="1F2937"/>
                  <w:sz w:val="15"/>
                  <w:szCs w:val="15"/>
                </w:rPr>
                <w:t>Financement suffisant et pluriannuel mobilisé</w:t>
              </w:r>
            </w:ins>
          </w:p>
          <w:p w14:paraId="66DCC5AD" w14:textId="1EFA0151" w:rsidR="0CCD2A64" w:rsidRDefault="0CCD2A64">
            <w:pPr>
              <w:spacing w:before="8" w:after="8"/>
              <w:ind w:left="140" w:hanging="110"/>
              <w:rPr>
                <w:ins w:id="87" w:author="Marieme DIAW" w:date="2026-05-15T10:31:00Z" w16du:dateUtc="2026-05-15T10:31:04Z"/>
                <w:color w:val="1F2937"/>
                <w:sz w:val="15"/>
                <w:szCs w:val="15"/>
              </w:rPr>
              <w:pPrChange w:id="88" w:author="Marieme DIAW" w:date="2026-05-15T10:31:00Z">
                <w:pPr/>
              </w:pPrChange>
            </w:pPr>
            <w:ins w:id="89" w:author="Marieme DIAW" w:date="2026-05-15T10:31:00Z" w16du:dateUtc="2026-05-15T10:31:04Z">
              <w:r w:rsidRPr="0CCD2A64">
                <w:rPr>
                  <w:color w:val="1F2937"/>
                  <w:sz w:val="16"/>
                  <w:szCs w:val="16"/>
                </w:rPr>
                <w:t xml:space="preserve">▸ </w:t>
              </w:r>
              <w:r w:rsidRPr="0CCD2A64">
                <w:rPr>
                  <w:color w:val="1F2937"/>
                  <w:sz w:val="15"/>
                  <w:szCs w:val="15"/>
                </w:rPr>
                <w:t>Interventions et sites sélectionnés selon des critères de durabilité</w:t>
              </w:r>
            </w:ins>
          </w:p>
          <w:p w14:paraId="4B625CE7" w14:textId="6448A0EC" w:rsidR="0CCD2A64" w:rsidRDefault="0CCD2A64">
            <w:pPr>
              <w:spacing w:before="8" w:after="8"/>
              <w:ind w:left="140" w:hanging="110"/>
              <w:rPr>
                <w:ins w:id="90" w:author="Marieme DIAW" w:date="2026-05-15T10:31:00Z" w16du:dateUtc="2026-05-15T10:31:04Z"/>
                <w:color w:val="1F2937"/>
                <w:sz w:val="15"/>
                <w:szCs w:val="15"/>
              </w:rPr>
              <w:pPrChange w:id="91" w:author="Marieme DIAW" w:date="2026-05-15T10:31:00Z">
                <w:pPr/>
              </w:pPrChange>
            </w:pPr>
            <w:ins w:id="92" w:author="Marieme DIAW" w:date="2026-05-15T10:31:00Z" w16du:dateUtc="2026-05-15T10:31:04Z">
              <w:r w:rsidRPr="0CCD2A64">
                <w:rPr>
                  <w:color w:val="1F2937"/>
                  <w:sz w:val="16"/>
                  <w:szCs w:val="16"/>
                </w:rPr>
                <w:t xml:space="preserve">▸ </w:t>
              </w:r>
              <w:r w:rsidRPr="0CCD2A64">
                <w:rPr>
                  <w:color w:val="1F2937"/>
                  <w:sz w:val="15"/>
                  <w:szCs w:val="15"/>
                </w:rPr>
                <w:t>Appropriation des acquis par les communautés et autorités locales</w:t>
              </w:r>
            </w:ins>
          </w:p>
          <w:p w14:paraId="4FA28DE7" w14:textId="24BB6928" w:rsidR="0CCD2A64" w:rsidRDefault="0CCD2A64">
            <w:pPr>
              <w:spacing w:before="8" w:after="8"/>
              <w:ind w:left="140" w:hanging="110"/>
              <w:rPr>
                <w:ins w:id="93" w:author="Marieme DIAW" w:date="2026-05-15T10:31:00Z" w16du:dateUtc="2026-05-15T10:31:04Z"/>
                <w:color w:val="1F2937"/>
                <w:sz w:val="15"/>
                <w:szCs w:val="15"/>
              </w:rPr>
              <w:pPrChange w:id="94" w:author="Marieme DIAW" w:date="2026-05-15T10:31:00Z">
                <w:pPr/>
              </w:pPrChange>
            </w:pPr>
            <w:ins w:id="95" w:author="Marieme DIAW" w:date="2026-05-15T10:31:00Z" w16du:dateUtc="2026-05-15T10:31:04Z">
              <w:r w:rsidRPr="0CCD2A64">
                <w:rPr>
                  <w:color w:val="1F2937"/>
                  <w:sz w:val="16"/>
                  <w:szCs w:val="16"/>
                </w:rPr>
                <w:t xml:space="preserve">▸ </w:t>
              </w:r>
              <w:r w:rsidRPr="0CCD2A64">
                <w:rPr>
                  <w:color w:val="1F2937"/>
                  <w:sz w:val="15"/>
                  <w:szCs w:val="15"/>
                </w:rPr>
                <w:t>Mécanismes de suivi et d'accompagnement en place et efficaces</w:t>
              </w:r>
            </w:ins>
          </w:p>
          <w:p w14:paraId="69E89063" w14:textId="0640F139" w:rsidR="0CCD2A64" w:rsidRDefault="0CCD2A64">
            <w:pPr>
              <w:spacing w:before="60"/>
              <w:rPr>
                <w:ins w:id="96" w:author="Marieme DIAW" w:date="2026-05-15T10:31:00Z" w16du:dateUtc="2026-05-15T10:31:04Z"/>
                <w:rFonts w:ascii="Times New Roman" w:eastAsia="Times New Roman" w:hAnsi="Times New Roman" w:cs="Times New Roman"/>
                <w:sz w:val="20"/>
                <w:szCs w:val="20"/>
              </w:rPr>
              <w:pPrChange w:id="97" w:author="Marieme DIAW" w:date="2026-05-15T10:31:00Z">
                <w:pPr/>
              </w:pPrChange>
            </w:pPr>
            <w:ins w:id="98" w:author="Marieme DIAW" w:date="2026-05-15T10:31:00Z" w16du:dateUtc="2026-05-15T10:31:04Z">
              <w:r w:rsidRPr="0CCD2A64">
                <w:rPr>
                  <w:rFonts w:ascii="Times New Roman" w:eastAsia="Times New Roman" w:hAnsi="Times New Roman" w:cs="Times New Roman"/>
                  <w:sz w:val="20"/>
                  <w:szCs w:val="20"/>
                </w:rPr>
                <w:t xml:space="preserve"> </w:t>
              </w:r>
            </w:ins>
          </w:p>
          <w:p w14:paraId="708A2CDC" w14:textId="305A3029" w:rsidR="0CCD2A64" w:rsidRDefault="0CCD2A64">
            <w:pPr>
              <w:spacing w:after="10"/>
              <w:rPr>
                <w:ins w:id="99" w:author="Marieme DIAW" w:date="2026-05-15T10:31:00Z" w16du:dateUtc="2026-05-15T10:31:04Z"/>
                <w:b/>
                <w:bCs/>
                <w:caps/>
                <w:color w:val="C0392B"/>
                <w:sz w:val="15"/>
                <w:szCs w:val="15"/>
              </w:rPr>
              <w:pPrChange w:id="100" w:author="Marieme DIAW" w:date="2026-05-15T10:31:00Z">
                <w:pPr/>
              </w:pPrChange>
            </w:pPr>
            <w:ins w:id="101" w:author="Marieme DIAW" w:date="2026-05-15T10:31:00Z" w16du:dateUtc="2026-05-15T10:31:04Z">
              <w:r w:rsidRPr="0CCD2A64">
                <w:rPr>
                  <w:b/>
                  <w:bCs/>
                  <w:caps/>
                  <w:color w:val="C0392B"/>
                  <w:sz w:val="15"/>
                  <w:szCs w:val="15"/>
                </w:rPr>
                <w:t>RISQUES</w:t>
              </w:r>
            </w:ins>
          </w:p>
          <w:p w14:paraId="17D6D463" w14:textId="6649718A" w:rsidR="0CCD2A64" w:rsidRDefault="0CCD2A64">
            <w:pPr>
              <w:spacing w:before="8" w:after="8"/>
              <w:ind w:left="140" w:hanging="110"/>
              <w:rPr>
                <w:ins w:id="102" w:author="Marieme DIAW" w:date="2026-05-15T10:31:00Z" w16du:dateUtc="2026-05-15T10:31:04Z"/>
                <w:color w:val="1F2937"/>
                <w:sz w:val="15"/>
                <w:szCs w:val="15"/>
              </w:rPr>
              <w:pPrChange w:id="103" w:author="Marieme DIAW" w:date="2026-05-15T10:31:00Z">
                <w:pPr/>
              </w:pPrChange>
            </w:pPr>
            <w:ins w:id="104" w:author="Marieme DIAW" w:date="2026-05-15T10:31:00Z" w16du:dateUtc="2026-05-15T10:31:04Z">
              <w:r w:rsidRPr="0CCD2A64">
                <w:rPr>
                  <w:color w:val="1F2937"/>
                  <w:sz w:val="16"/>
                  <w:szCs w:val="16"/>
                </w:rPr>
                <w:t xml:space="preserve">▸ </w:t>
              </w:r>
              <w:r w:rsidRPr="0CCD2A64">
                <w:rPr>
                  <w:color w:val="1F2937"/>
                  <w:sz w:val="15"/>
                  <w:szCs w:val="15"/>
                </w:rPr>
                <w:t>Chocs climatiques extrêmes et imprévisibles (cyclones, sécheresses)</w:t>
              </w:r>
            </w:ins>
          </w:p>
          <w:p w14:paraId="67F57497" w14:textId="66ED9038" w:rsidR="0CCD2A64" w:rsidRDefault="0CCD2A64">
            <w:pPr>
              <w:spacing w:before="8" w:after="8"/>
              <w:ind w:left="140" w:hanging="110"/>
              <w:rPr>
                <w:ins w:id="105" w:author="Marieme DIAW" w:date="2026-05-15T10:31:00Z" w16du:dateUtc="2026-05-15T10:31:04Z"/>
                <w:color w:val="1F2937"/>
                <w:sz w:val="15"/>
                <w:szCs w:val="15"/>
              </w:rPr>
              <w:pPrChange w:id="106" w:author="Marieme DIAW" w:date="2026-05-15T10:31:00Z">
                <w:pPr/>
              </w:pPrChange>
            </w:pPr>
            <w:ins w:id="107" w:author="Marieme DIAW" w:date="2026-05-15T10:31:00Z" w16du:dateUtc="2026-05-15T10:31:04Z">
              <w:r w:rsidRPr="0CCD2A64">
                <w:rPr>
                  <w:color w:val="1F2937"/>
                  <w:sz w:val="16"/>
                  <w:szCs w:val="16"/>
                </w:rPr>
                <w:t xml:space="preserve">▸ </w:t>
              </w:r>
              <w:r w:rsidRPr="0CCD2A64">
                <w:rPr>
                  <w:color w:val="1F2937"/>
                  <w:sz w:val="15"/>
                  <w:szCs w:val="15"/>
                </w:rPr>
                <w:t>Capacités institutionnelles et financières limitées</w:t>
              </w:r>
            </w:ins>
          </w:p>
          <w:p w14:paraId="1583F616" w14:textId="75C8CEC6" w:rsidR="0CCD2A64" w:rsidRDefault="0CCD2A64">
            <w:pPr>
              <w:spacing w:before="8" w:after="8"/>
              <w:ind w:left="140" w:hanging="110"/>
              <w:rPr>
                <w:ins w:id="108" w:author="Marieme DIAW" w:date="2026-05-15T10:31:00Z" w16du:dateUtc="2026-05-15T10:31:04Z"/>
                <w:color w:val="1F2937"/>
                <w:sz w:val="15"/>
                <w:szCs w:val="15"/>
              </w:rPr>
              <w:pPrChange w:id="109" w:author="Marieme DIAW" w:date="2026-05-15T10:31:00Z">
                <w:pPr/>
              </w:pPrChange>
            </w:pPr>
            <w:ins w:id="110" w:author="Marieme DIAW" w:date="2026-05-15T10:31:00Z" w16du:dateUtc="2026-05-15T10:31:04Z">
              <w:r w:rsidRPr="0CCD2A64">
                <w:rPr>
                  <w:color w:val="1F2937"/>
                  <w:sz w:val="16"/>
                  <w:szCs w:val="16"/>
                </w:rPr>
                <w:t xml:space="preserve">▸ </w:t>
              </w:r>
              <w:r w:rsidRPr="0CCD2A64">
                <w:rPr>
                  <w:color w:val="1F2937"/>
                  <w:sz w:val="15"/>
                  <w:szCs w:val="15"/>
                </w:rPr>
                <w:t>Adoption limitée des innovations</w:t>
              </w:r>
            </w:ins>
          </w:p>
          <w:p w14:paraId="3FAF2DD7" w14:textId="0A35827E" w:rsidR="0CCD2A64" w:rsidRDefault="0CCD2A64">
            <w:pPr>
              <w:spacing w:before="8" w:after="8"/>
              <w:ind w:left="140" w:hanging="110"/>
              <w:rPr>
                <w:color w:val="1F2937"/>
                <w:sz w:val="15"/>
                <w:szCs w:val="15"/>
              </w:rPr>
              <w:pPrChange w:id="111" w:author="Marieme DIAW" w:date="2026-05-15T10:31:00Z">
                <w:pPr/>
              </w:pPrChange>
            </w:pPr>
            <w:ins w:id="112" w:author="Marieme DIAW" w:date="2026-05-15T10:31:00Z" w16du:dateUtc="2026-05-15T10:31:04Z">
              <w:r w:rsidRPr="0CCD2A64">
                <w:rPr>
                  <w:color w:val="1F2937"/>
                  <w:sz w:val="16"/>
                  <w:szCs w:val="16"/>
                </w:rPr>
                <w:t xml:space="preserve">▸ </w:t>
              </w:r>
              <w:r w:rsidRPr="0CCD2A64">
                <w:rPr>
                  <w:color w:val="1F2937"/>
                  <w:sz w:val="15"/>
                  <w:szCs w:val="15"/>
                </w:rPr>
                <w:t>Contraintes budgétaires et dépendance à l'aide extérieure</w:t>
              </w:r>
            </w:ins>
          </w:p>
        </w:tc>
      </w:tr>
      <w:tr w:rsidR="0CCD2A64" w14:paraId="69850BC7" w14:textId="77777777" w:rsidTr="0CCD2A64">
        <w:trPr>
          <w:trHeight w:val="300"/>
          <w:ins w:id="113" w:author="Marieme DIAW" w:date="2026-05-15T10:31:00Z"/>
          <w:trPrChange w:id="114" w:author="Marieme DIAW" w:date="2026-05-15T10:31:00Z">
            <w:trPr>
              <w:trHeight w:val="300"/>
            </w:trPr>
          </w:trPrChange>
        </w:trPr>
        <w:tc>
          <w:tcPr>
            <w:tcW w:w="324" w:type="dxa"/>
            <w:tcBorders>
              <w:top w:val="nil"/>
              <w:left w:val="nil"/>
              <w:bottom w:val="nil"/>
              <w:right w:val="nil"/>
            </w:tcBorders>
            <w:shd w:val="clear" w:color="auto" w:fill="1A7A3C"/>
            <w:vAlign w:val="center"/>
            <w:tcPrChange w:id="115" w:author="Marieme DIAW" w:date="2026-05-15T10:31:00Z">
              <w:tcPr>
                <w:tcW w:w="2325" w:type="dxa"/>
                <w:gridSpan w:val="2"/>
              </w:tcPr>
            </w:tcPrChange>
          </w:tcPr>
          <w:p w14:paraId="59C1E51C" w14:textId="30447845" w:rsidR="0CCD2A64" w:rsidRDefault="0CCD2A64">
            <w:pPr>
              <w:rPr>
                <w:rFonts w:ascii="Times New Roman" w:eastAsia="Times New Roman" w:hAnsi="Times New Roman" w:cs="Times New Roman"/>
                <w:sz w:val="20"/>
                <w:szCs w:val="20"/>
              </w:rPr>
            </w:pPr>
            <w:ins w:id="116" w:author="Marieme DIAW" w:date="2026-05-15T10:31:00Z" w16du:dateUtc="2026-05-15T10:31:04Z">
              <w:r w:rsidRPr="0CCD2A64">
                <w:rPr>
                  <w:rFonts w:ascii="Times New Roman" w:eastAsia="Times New Roman" w:hAnsi="Times New Roman" w:cs="Times New Roman"/>
                  <w:sz w:val="20"/>
                  <w:szCs w:val="20"/>
                </w:rPr>
                <w:t xml:space="preserve"> </w:t>
              </w:r>
            </w:ins>
          </w:p>
        </w:tc>
        <w:tc>
          <w:tcPr>
            <w:tcW w:w="3158" w:type="dxa"/>
            <w:tcBorders>
              <w:top w:val="single" w:sz="8" w:space="0" w:color="CCCCCC"/>
              <w:left w:val="nil"/>
              <w:bottom w:val="single" w:sz="8" w:space="0" w:color="CCCCCC"/>
              <w:right w:val="single" w:sz="8" w:space="0" w:color="CCCCCC"/>
            </w:tcBorders>
            <w:shd w:val="clear" w:color="auto" w:fill="F1F5F9"/>
            <w:tcMar>
              <w:top w:w="50" w:type="dxa"/>
              <w:left w:w="80" w:type="dxa"/>
              <w:bottom w:w="50" w:type="dxa"/>
              <w:right w:w="80" w:type="dxa"/>
            </w:tcMar>
            <w:tcPrChange w:id="117" w:author="Marieme DIAW" w:date="2026-05-15T10:31:00Z">
              <w:tcPr>
                <w:tcW w:w="2325" w:type="dxa"/>
                <w:gridSpan w:val="2"/>
              </w:tcPr>
            </w:tcPrChange>
          </w:tcPr>
          <w:p w14:paraId="5171EE08" w14:textId="4AF03FD9" w:rsidR="0CCD2A64" w:rsidRDefault="0CCD2A64">
            <w:pPr>
              <w:spacing w:after="10"/>
              <w:rPr>
                <w:ins w:id="118" w:author="Marieme DIAW" w:date="2026-05-15T10:31:00Z" w16du:dateUtc="2026-05-15T10:31:04Z"/>
                <w:b/>
                <w:bCs/>
                <w:caps/>
                <w:color w:val="1A7A3C"/>
                <w:sz w:val="15"/>
                <w:szCs w:val="15"/>
              </w:rPr>
              <w:pPrChange w:id="119" w:author="Marieme DIAW" w:date="2026-05-15T10:31:00Z">
                <w:pPr/>
              </w:pPrChange>
            </w:pPr>
            <w:ins w:id="120" w:author="Marieme DIAW" w:date="2026-05-15T10:31:00Z" w16du:dateUtc="2026-05-15T10:31:04Z">
              <w:r w:rsidRPr="0CCD2A64">
                <w:rPr>
                  <w:b/>
                  <w:bCs/>
                  <w:caps/>
                  <w:color w:val="1A7A3C"/>
                  <w:sz w:val="15"/>
                  <w:szCs w:val="15"/>
                </w:rPr>
                <w:t>Chemin 2 · Absorption</w:t>
              </w:r>
            </w:ins>
          </w:p>
          <w:p w14:paraId="4C9B161D" w14:textId="10E0C141" w:rsidR="0CCD2A64" w:rsidRDefault="0CCD2A64">
            <w:pPr>
              <w:spacing w:before="8" w:after="8"/>
              <w:ind w:left="140" w:hanging="110"/>
              <w:rPr>
                <w:ins w:id="121" w:author="Marieme DIAW" w:date="2026-05-15T10:31:00Z" w16du:dateUtc="2026-05-15T10:31:04Z"/>
                <w:color w:val="1F2937"/>
                <w:sz w:val="15"/>
                <w:szCs w:val="15"/>
              </w:rPr>
              <w:pPrChange w:id="122" w:author="Marieme DIAW" w:date="2026-05-15T10:31:00Z">
                <w:pPr/>
              </w:pPrChange>
            </w:pPr>
            <w:ins w:id="123" w:author="Marieme DIAW" w:date="2026-05-15T10:31:00Z" w16du:dateUtc="2026-05-15T10:31:04Z">
              <w:r w:rsidRPr="0CCD2A64">
                <w:rPr>
                  <w:color w:val="1F2937"/>
                  <w:sz w:val="16"/>
                  <w:szCs w:val="16"/>
                </w:rPr>
                <w:t xml:space="preserve">▸ </w:t>
              </w:r>
              <w:r w:rsidRPr="0CCD2A64">
                <w:rPr>
                  <w:color w:val="1F2937"/>
                  <w:sz w:val="15"/>
                  <w:szCs w:val="15"/>
                </w:rPr>
                <w:t>Mettre en place des actifs ménages et communautaires pour protéger les moyens d'existence</w:t>
              </w:r>
            </w:ins>
          </w:p>
          <w:p w14:paraId="63092434" w14:textId="56A602D9" w:rsidR="0CCD2A64" w:rsidRDefault="0CCD2A64">
            <w:pPr>
              <w:spacing w:before="8" w:after="8"/>
              <w:ind w:left="140" w:hanging="110"/>
              <w:rPr>
                <w:ins w:id="124" w:author="Marieme DIAW" w:date="2026-05-15T10:31:00Z" w16du:dateUtc="2026-05-15T10:31:04Z"/>
                <w:color w:val="1F2937"/>
                <w:sz w:val="15"/>
                <w:szCs w:val="15"/>
              </w:rPr>
              <w:pPrChange w:id="125" w:author="Marieme DIAW" w:date="2026-05-15T10:31:00Z">
                <w:pPr/>
              </w:pPrChange>
            </w:pPr>
            <w:ins w:id="126" w:author="Marieme DIAW" w:date="2026-05-15T10:31:00Z" w16du:dateUtc="2026-05-15T10:31:04Z">
              <w:r w:rsidRPr="0CCD2A64">
                <w:rPr>
                  <w:color w:val="1F2937"/>
                  <w:sz w:val="16"/>
                  <w:szCs w:val="16"/>
                </w:rPr>
                <w:t xml:space="preserve">▸ </w:t>
              </w:r>
              <w:r w:rsidRPr="0CCD2A64">
                <w:rPr>
                  <w:color w:val="1F2937"/>
                  <w:sz w:val="15"/>
                  <w:szCs w:val="15"/>
                </w:rPr>
                <w:t>Améliorer la disponibilité et l'accès aux services de nutrition préventive et curative</w:t>
              </w:r>
            </w:ins>
          </w:p>
          <w:p w14:paraId="698D239C" w14:textId="79522582" w:rsidR="0CCD2A64" w:rsidRDefault="0CCD2A64">
            <w:pPr>
              <w:spacing w:before="8" w:after="8"/>
              <w:ind w:left="140" w:hanging="110"/>
              <w:rPr>
                <w:ins w:id="127" w:author="Marieme DIAW" w:date="2026-05-15T10:31:00Z" w16du:dateUtc="2026-05-15T10:31:04Z"/>
                <w:color w:val="1F2937"/>
                <w:sz w:val="15"/>
                <w:szCs w:val="15"/>
              </w:rPr>
              <w:pPrChange w:id="128" w:author="Marieme DIAW" w:date="2026-05-15T10:31:00Z">
                <w:pPr/>
              </w:pPrChange>
            </w:pPr>
            <w:ins w:id="129" w:author="Marieme DIAW" w:date="2026-05-15T10:31:00Z" w16du:dateUtc="2026-05-15T10:31:04Z">
              <w:r w:rsidRPr="0CCD2A64">
                <w:rPr>
                  <w:color w:val="1F2937"/>
                  <w:sz w:val="16"/>
                  <w:szCs w:val="16"/>
                </w:rPr>
                <w:t xml:space="preserve">▸ </w:t>
              </w:r>
              <w:r w:rsidRPr="0CCD2A64">
                <w:rPr>
                  <w:color w:val="1F2937"/>
                  <w:sz w:val="15"/>
                  <w:szCs w:val="15"/>
                </w:rPr>
                <w:t>Distribuer vivres et cash aux communautés vulnérables (assistance inconditionnelle, filets sociaux)</w:t>
              </w:r>
            </w:ins>
          </w:p>
          <w:p w14:paraId="1FA29079" w14:textId="0E8A8926" w:rsidR="0CCD2A64" w:rsidRDefault="0CCD2A64">
            <w:pPr>
              <w:spacing w:before="8" w:after="8"/>
              <w:ind w:left="140" w:hanging="110"/>
              <w:rPr>
                <w:ins w:id="130" w:author="Marieme DIAW" w:date="2026-05-15T10:31:00Z" w16du:dateUtc="2026-05-15T10:31:04Z"/>
                <w:color w:val="1F2937"/>
                <w:sz w:val="15"/>
                <w:szCs w:val="15"/>
              </w:rPr>
              <w:pPrChange w:id="131" w:author="Marieme DIAW" w:date="2026-05-15T10:31:00Z">
                <w:pPr/>
              </w:pPrChange>
            </w:pPr>
            <w:ins w:id="132" w:author="Marieme DIAW" w:date="2026-05-15T10:31:00Z" w16du:dateUtc="2026-05-15T10:31:04Z">
              <w:r w:rsidRPr="0CCD2A64">
                <w:rPr>
                  <w:color w:val="1F2937"/>
                  <w:sz w:val="16"/>
                  <w:szCs w:val="16"/>
                </w:rPr>
                <w:t xml:space="preserve">▸ </w:t>
              </w:r>
              <w:r w:rsidRPr="0CCD2A64">
                <w:rPr>
                  <w:color w:val="1F2937"/>
                  <w:sz w:val="15"/>
                  <w:szCs w:val="15"/>
                </w:rPr>
                <w:t>Alimentation scolaire d'urgence et rations à emporter (THR)</w:t>
              </w:r>
            </w:ins>
          </w:p>
          <w:p w14:paraId="7E9DDE7F" w14:textId="5BDF7A09" w:rsidR="0CCD2A64" w:rsidRDefault="0CCD2A64">
            <w:pPr>
              <w:spacing w:before="8" w:after="8"/>
              <w:ind w:left="140" w:hanging="110"/>
              <w:rPr>
                <w:color w:val="1F2937"/>
                <w:sz w:val="15"/>
                <w:szCs w:val="15"/>
              </w:rPr>
              <w:pPrChange w:id="133" w:author="Marieme DIAW" w:date="2026-05-15T10:31:00Z">
                <w:pPr/>
              </w:pPrChange>
            </w:pPr>
            <w:ins w:id="134" w:author="Marieme DIAW" w:date="2026-05-15T10:31:00Z" w16du:dateUtc="2026-05-15T10:31:04Z">
              <w:r w:rsidRPr="0CCD2A64">
                <w:rPr>
                  <w:color w:val="1F2937"/>
                  <w:sz w:val="16"/>
                  <w:szCs w:val="16"/>
                </w:rPr>
                <w:t xml:space="preserve">▸ </w:t>
              </w:r>
              <w:r w:rsidRPr="0CCD2A64">
                <w:rPr>
                  <w:color w:val="1F2937"/>
                  <w:sz w:val="15"/>
                  <w:szCs w:val="15"/>
                </w:rPr>
                <w:t>Faciliter l'accès aux services financiers (AVEC, assurance agricole)</w:t>
              </w:r>
            </w:ins>
          </w:p>
        </w:tc>
        <w:tc>
          <w:tcPr>
            <w:tcW w:w="271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50" w:type="dxa"/>
              <w:left w:w="80" w:type="dxa"/>
              <w:bottom w:w="50" w:type="dxa"/>
              <w:right w:w="80" w:type="dxa"/>
            </w:tcMar>
            <w:tcPrChange w:id="135" w:author="Marieme DIAW" w:date="2026-05-15T10:31:00Z">
              <w:tcPr>
                <w:tcW w:w="2325" w:type="dxa"/>
                <w:gridSpan w:val="2"/>
              </w:tcPr>
            </w:tcPrChange>
          </w:tcPr>
          <w:p w14:paraId="5B845455" w14:textId="42DBBBA3" w:rsidR="0CCD2A64" w:rsidRDefault="0CCD2A64">
            <w:pPr>
              <w:spacing w:before="8" w:after="8"/>
              <w:ind w:left="140" w:hanging="110"/>
              <w:rPr>
                <w:ins w:id="136" w:author="Marieme DIAW" w:date="2026-05-15T10:31:00Z" w16du:dateUtc="2026-05-15T10:31:04Z"/>
                <w:color w:val="1F2937"/>
                <w:sz w:val="15"/>
                <w:szCs w:val="15"/>
              </w:rPr>
              <w:pPrChange w:id="137" w:author="Marieme DIAW" w:date="2026-05-15T10:31:00Z">
                <w:pPr/>
              </w:pPrChange>
            </w:pPr>
            <w:ins w:id="138" w:author="Marieme DIAW" w:date="2026-05-15T10:31:00Z" w16du:dateUtc="2026-05-15T10:31:04Z">
              <w:r w:rsidRPr="0CCD2A64">
                <w:rPr>
                  <w:color w:val="1F2937"/>
                  <w:sz w:val="16"/>
                  <w:szCs w:val="16"/>
                </w:rPr>
                <w:t xml:space="preserve">▸ </w:t>
              </w:r>
              <w:r w:rsidRPr="0CCD2A64">
                <w:rPr>
                  <w:color w:val="1F2937"/>
                  <w:sz w:val="15"/>
                  <w:szCs w:val="15"/>
                </w:rPr>
                <w:t>Les ménages ont renforcé leurs moyens d'existence</w:t>
              </w:r>
            </w:ins>
          </w:p>
          <w:p w14:paraId="4E1AC274" w14:textId="0AD1B681" w:rsidR="0CCD2A64" w:rsidRDefault="0CCD2A64">
            <w:pPr>
              <w:spacing w:before="8" w:after="8"/>
              <w:ind w:left="140" w:hanging="110"/>
              <w:rPr>
                <w:ins w:id="139" w:author="Marieme DIAW" w:date="2026-05-15T10:31:00Z" w16du:dateUtc="2026-05-15T10:31:04Z"/>
                <w:color w:val="1F2937"/>
                <w:sz w:val="15"/>
                <w:szCs w:val="15"/>
              </w:rPr>
              <w:pPrChange w:id="140" w:author="Marieme DIAW" w:date="2026-05-15T10:31:00Z">
                <w:pPr/>
              </w:pPrChange>
            </w:pPr>
            <w:ins w:id="141" w:author="Marieme DIAW" w:date="2026-05-15T10:31:00Z" w16du:dateUtc="2026-05-15T10:31:04Z">
              <w:r w:rsidRPr="0CCD2A64">
                <w:rPr>
                  <w:color w:val="1F2937"/>
                  <w:sz w:val="16"/>
                  <w:szCs w:val="16"/>
                </w:rPr>
                <w:t xml:space="preserve">▸ </w:t>
              </w:r>
              <w:r w:rsidRPr="0CCD2A64">
                <w:rPr>
                  <w:color w:val="1F2937"/>
                  <w:sz w:val="15"/>
                  <w:szCs w:val="15"/>
                </w:rPr>
                <w:t>Les ménages vulnérables ont accès à l'alimentation pour couvrir leurs besoins immédiats</w:t>
              </w:r>
            </w:ins>
          </w:p>
          <w:p w14:paraId="10BD77A2" w14:textId="216673B7" w:rsidR="0CCD2A64" w:rsidRDefault="0CCD2A64">
            <w:pPr>
              <w:spacing w:before="8" w:after="8"/>
              <w:ind w:left="140" w:hanging="110"/>
              <w:rPr>
                <w:color w:val="1F2937"/>
                <w:sz w:val="15"/>
                <w:szCs w:val="15"/>
              </w:rPr>
              <w:pPrChange w:id="142" w:author="Marieme DIAW" w:date="2026-05-15T10:31:00Z">
                <w:pPr/>
              </w:pPrChange>
            </w:pPr>
            <w:ins w:id="143" w:author="Marieme DIAW" w:date="2026-05-15T10:31:00Z" w16du:dateUtc="2026-05-15T10:31:04Z">
              <w:r w:rsidRPr="0CCD2A64">
                <w:rPr>
                  <w:color w:val="1F2937"/>
                  <w:sz w:val="16"/>
                  <w:szCs w:val="16"/>
                </w:rPr>
                <w:t xml:space="preserve">▸ </w:t>
              </w:r>
              <w:r w:rsidRPr="0CCD2A64">
                <w:rPr>
                  <w:color w:val="1F2937"/>
                  <w:sz w:val="15"/>
                  <w:szCs w:val="15"/>
                </w:rPr>
                <w:t>Les ménages bénéficient d'épargne, de crédits et de primes d'assurance agricole</w:t>
              </w:r>
            </w:ins>
          </w:p>
        </w:tc>
        <w:tc>
          <w:tcPr>
            <w:tcW w:w="2735" w:type="dxa"/>
            <w:tcBorders>
              <w:top w:val="single" w:sz="8" w:space="0" w:color="CCCCCC"/>
              <w:left w:val="single" w:sz="8" w:space="0" w:color="CCCCCC"/>
              <w:bottom w:val="single" w:sz="8" w:space="0" w:color="CCCCCC"/>
              <w:right w:val="single" w:sz="8" w:space="0" w:color="CCCCCC"/>
            </w:tcBorders>
            <w:shd w:val="clear" w:color="auto" w:fill="E8F4FB"/>
            <w:tcMar>
              <w:top w:w="50" w:type="dxa"/>
              <w:left w:w="80" w:type="dxa"/>
              <w:bottom w:w="50" w:type="dxa"/>
              <w:right w:w="80" w:type="dxa"/>
            </w:tcMar>
            <w:tcPrChange w:id="144" w:author="Marieme DIAW" w:date="2026-05-15T10:31:00Z">
              <w:tcPr>
                <w:tcW w:w="2325" w:type="dxa"/>
                <w:gridSpan w:val="2"/>
              </w:tcPr>
            </w:tcPrChange>
          </w:tcPr>
          <w:p w14:paraId="1D21155E" w14:textId="1162165C" w:rsidR="0CCD2A64" w:rsidRDefault="0CCD2A64">
            <w:pPr>
              <w:spacing w:before="20" w:after="20"/>
              <w:rPr>
                <w:b/>
                <w:bCs/>
                <w:color w:val="1A7A3C"/>
                <w:sz w:val="16"/>
                <w:szCs w:val="16"/>
              </w:rPr>
              <w:pPrChange w:id="145" w:author="Marieme DIAW" w:date="2026-05-15T10:31:00Z">
                <w:pPr/>
              </w:pPrChange>
            </w:pPr>
            <w:ins w:id="146" w:author="Marieme DIAW" w:date="2026-05-15T10:31:00Z" w16du:dateUtc="2026-05-15T10:31:04Z">
              <w:r w:rsidRPr="0CCD2A64">
                <w:rPr>
                  <w:b/>
                  <w:bCs/>
                  <w:color w:val="1A7A3C"/>
                  <w:sz w:val="16"/>
                  <w:szCs w:val="16"/>
                </w:rPr>
                <w:t>Les communautés disposent de capacités accrues d'absorption des chocs, réduisant leur vulnérabilité</w:t>
              </w:r>
            </w:ins>
          </w:p>
        </w:tc>
        <w:tc>
          <w:tcPr>
            <w:tcW w:w="2422" w:type="dxa"/>
            <w:tcBorders>
              <w:top w:val="single" w:sz="8" w:space="0" w:color="CCCCCC"/>
              <w:left w:val="single" w:sz="8" w:space="0" w:color="CCCCCC"/>
              <w:bottom w:val="single" w:sz="8" w:space="0" w:color="CCCCCC"/>
              <w:right w:val="single" w:sz="8" w:space="0" w:color="CCCCCC"/>
            </w:tcBorders>
            <w:shd w:val="clear" w:color="auto" w:fill="004F84"/>
            <w:tcMar>
              <w:top w:w="50" w:type="dxa"/>
              <w:left w:w="80" w:type="dxa"/>
              <w:bottom w:w="50" w:type="dxa"/>
              <w:right w:w="80" w:type="dxa"/>
            </w:tcMar>
            <w:tcPrChange w:id="147" w:author="Marieme DIAW" w:date="2026-05-15T10:31:00Z">
              <w:tcPr>
                <w:tcW w:w="2325" w:type="dxa"/>
                <w:gridSpan w:val="2"/>
              </w:tcPr>
            </w:tcPrChange>
          </w:tcPr>
          <w:p w14:paraId="6BB4EB1E" w14:textId="7C4D77F0" w:rsidR="0CCD2A64" w:rsidRDefault="0CCD2A64">
            <w:pPr>
              <w:rPr>
                <w:rFonts w:ascii="Times New Roman" w:eastAsia="Times New Roman" w:hAnsi="Times New Roman" w:cs="Times New Roman"/>
                <w:sz w:val="20"/>
                <w:szCs w:val="20"/>
              </w:rPr>
            </w:pPr>
            <w:ins w:id="148" w:author="Marieme DIAW" w:date="2026-05-15T10:31:00Z" w16du:dateUtc="2026-05-15T10:31:04Z">
              <w:r w:rsidRPr="0CCD2A64">
                <w:rPr>
                  <w:rFonts w:ascii="Times New Roman" w:eastAsia="Times New Roman" w:hAnsi="Times New Roman" w:cs="Times New Roman"/>
                  <w:sz w:val="20"/>
                  <w:szCs w:val="20"/>
                </w:rPr>
                <w:t xml:space="preserve"> </w:t>
              </w:r>
            </w:ins>
          </w:p>
        </w:tc>
        <w:tc>
          <w:tcPr>
            <w:tcW w:w="3163" w:type="dxa"/>
            <w:tcBorders>
              <w:top w:val="single" w:sz="8" w:space="0" w:color="CCCCCC"/>
              <w:left w:val="single" w:sz="8" w:space="0" w:color="CCCCCC"/>
              <w:bottom w:val="single" w:sz="8" w:space="0" w:color="CCCCCC"/>
              <w:right w:val="single" w:sz="8" w:space="0" w:color="CCCCCC"/>
            </w:tcBorders>
            <w:shd w:val="clear" w:color="auto" w:fill="F1F5F9"/>
            <w:tcMar>
              <w:top w:w="50" w:type="dxa"/>
              <w:left w:w="80" w:type="dxa"/>
              <w:bottom w:w="50" w:type="dxa"/>
              <w:right w:w="80" w:type="dxa"/>
            </w:tcMar>
            <w:tcPrChange w:id="149" w:author="Marieme DIAW" w:date="2026-05-15T10:31:00Z">
              <w:tcPr>
                <w:tcW w:w="2325" w:type="dxa"/>
                <w:gridSpan w:val="2"/>
              </w:tcPr>
            </w:tcPrChange>
          </w:tcPr>
          <w:p w14:paraId="24046DCC" w14:textId="24F5FD49" w:rsidR="0CCD2A64" w:rsidRDefault="0CCD2A64">
            <w:pPr>
              <w:rPr>
                <w:rFonts w:ascii="Times New Roman" w:eastAsia="Times New Roman" w:hAnsi="Times New Roman" w:cs="Times New Roman"/>
                <w:sz w:val="20"/>
                <w:szCs w:val="20"/>
              </w:rPr>
            </w:pPr>
            <w:ins w:id="150" w:author="Marieme DIAW" w:date="2026-05-15T10:31:00Z" w16du:dateUtc="2026-05-15T10:31:04Z">
              <w:r w:rsidRPr="0CCD2A64">
                <w:rPr>
                  <w:rFonts w:ascii="Times New Roman" w:eastAsia="Times New Roman" w:hAnsi="Times New Roman" w:cs="Times New Roman"/>
                  <w:sz w:val="20"/>
                  <w:szCs w:val="20"/>
                </w:rPr>
                <w:t xml:space="preserve"> </w:t>
              </w:r>
            </w:ins>
          </w:p>
        </w:tc>
      </w:tr>
      <w:tr w:rsidR="0CCD2A64" w14:paraId="080EE0B0" w14:textId="77777777" w:rsidTr="0CCD2A64">
        <w:trPr>
          <w:trHeight w:val="300"/>
          <w:ins w:id="151" w:author="Marieme DIAW" w:date="2026-05-15T10:31:00Z"/>
          <w:trPrChange w:id="152" w:author="Marieme DIAW" w:date="2026-05-15T10:31:00Z">
            <w:trPr>
              <w:trHeight w:val="300"/>
            </w:trPr>
          </w:trPrChange>
        </w:trPr>
        <w:tc>
          <w:tcPr>
            <w:tcW w:w="324" w:type="dxa"/>
            <w:tcBorders>
              <w:top w:val="nil"/>
              <w:left w:val="nil"/>
              <w:bottom w:val="nil"/>
              <w:right w:val="nil"/>
            </w:tcBorders>
            <w:shd w:val="clear" w:color="auto" w:fill="C25E00"/>
            <w:vAlign w:val="center"/>
            <w:tcPrChange w:id="153" w:author="Marieme DIAW" w:date="2026-05-15T10:31:00Z">
              <w:tcPr>
                <w:tcW w:w="2325" w:type="dxa"/>
                <w:gridSpan w:val="2"/>
              </w:tcPr>
            </w:tcPrChange>
          </w:tcPr>
          <w:p w14:paraId="7A5F5546" w14:textId="4AF9202F" w:rsidR="0CCD2A64" w:rsidRDefault="0CCD2A64">
            <w:pPr>
              <w:rPr>
                <w:rFonts w:ascii="Times New Roman" w:eastAsia="Times New Roman" w:hAnsi="Times New Roman" w:cs="Times New Roman"/>
                <w:sz w:val="20"/>
                <w:szCs w:val="20"/>
              </w:rPr>
            </w:pPr>
            <w:ins w:id="154" w:author="Marieme DIAW" w:date="2026-05-15T10:31:00Z" w16du:dateUtc="2026-05-15T10:31:04Z">
              <w:r w:rsidRPr="0CCD2A64">
                <w:rPr>
                  <w:rFonts w:ascii="Times New Roman" w:eastAsia="Times New Roman" w:hAnsi="Times New Roman" w:cs="Times New Roman"/>
                  <w:sz w:val="20"/>
                  <w:szCs w:val="20"/>
                </w:rPr>
                <w:t xml:space="preserve"> </w:t>
              </w:r>
            </w:ins>
          </w:p>
        </w:tc>
        <w:tc>
          <w:tcPr>
            <w:tcW w:w="3158" w:type="dxa"/>
            <w:tcBorders>
              <w:top w:val="single" w:sz="8" w:space="0" w:color="CCCCCC"/>
              <w:left w:val="nil"/>
              <w:bottom w:val="single" w:sz="8" w:space="0" w:color="CCCCCC"/>
              <w:right w:val="single" w:sz="8" w:space="0" w:color="CCCCCC"/>
            </w:tcBorders>
            <w:shd w:val="clear" w:color="auto" w:fill="F1F5F9"/>
            <w:tcMar>
              <w:top w:w="50" w:type="dxa"/>
              <w:left w:w="80" w:type="dxa"/>
              <w:bottom w:w="50" w:type="dxa"/>
              <w:right w:w="80" w:type="dxa"/>
            </w:tcMar>
            <w:tcPrChange w:id="155" w:author="Marieme DIAW" w:date="2026-05-15T10:31:00Z">
              <w:tcPr>
                <w:tcW w:w="2325" w:type="dxa"/>
                <w:gridSpan w:val="2"/>
              </w:tcPr>
            </w:tcPrChange>
          </w:tcPr>
          <w:p w14:paraId="53F00C40" w14:textId="33BE10EA" w:rsidR="0CCD2A64" w:rsidRDefault="0CCD2A64">
            <w:pPr>
              <w:spacing w:after="10"/>
              <w:rPr>
                <w:ins w:id="156" w:author="Marieme DIAW" w:date="2026-05-15T10:31:00Z" w16du:dateUtc="2026-05-15T10:31:04Z"/>
                <w:b/>
                <w:bCs/>
                <w:caps/>
                <w:color w:val="C25E00"/>
                <w:sz w:val="15"/>
                <w:szCs w:val="15"/>
              </w:rPr>
              <w:pPrChange w:id="157" w:author="Marieme DIAW" w:date="2026-05-15T10:31:00Z">
                <w:pPr/>
              </w:pPrChange>
            </w:pPr>
            <w:ins w:id="158" w:author="Marieme DIAW" w:date="2026-05-15T10:31:00Z" w16du:dateUtc="2026-05-15T10:31:04Z">
              <w:r w:rsidRPr="0CCD2A64">
                <w:rPr>
                  <w:b/>
                  <w:bCs/>
                  <w:caps/>
                  <w:color w:val="C25E00"/>
                  <w:sz w:val="15"/>
                  <w:szCs w:val="15"/>
                </w:rPr>
                <w:t>Chemin 3 · Adaptation</w:t>
              </w:r>
            </w:ins>
          </w:p>
          <w:p w14:paraId="0521526C" w14:textId="7C32FAFD" w:rsidR="0CCD2A64" w:rsidRDefault="0CCD2A64">
            <w:pPr>
              <w:spacing w:before="8" w:after="8"/>
              <w:ind w:left="140" w:hanging="110"/>
              <w:rPr>
                <w:ins w:id="159" w:author="Marieme DIAW" w:date="2026-05-15T10:31:00Z" w16du:dateUtc="2026-05-15T10:31:04Z"/>
                <w:color w:val="1F2937"/>
                <w:sz w:val="15"/>
                <w:szCs w:val="15"/>
              </w:rPr>
              <w:pPrChange w:id="160" w:author="Marieme DIAW" w:date="2026-05-15T10:31:00Z">
                <w:pPr/>
              </w:pPrChange>
            </w:pPr>
            <w:ins w:id="161" w:author="Marieme DIAW" w:date="2026-05-15T10:31:00Z" w16du:dateUtc="2026-05-15T10:31:04Z">
              <w:r w:rsidRPr="0CCD2A64">
                <w:rPr>
                  <w:color w:val="1F2937"/>
                  <w:sz w:val="16"/>
                  <w:szCs w:val="16"/>
                </w:rPr>
                <w:t xml:space="preserve">▸ </w:t>
              </w:r>
              <w:r w:rsidRPr="0CCD2A64">
                <w:rPr>
                  <w:color w:val="1F2937"/>
                  <w:sz w:val="15"/>
                  <w:szCs w:val="15"/>
                </w:rPr>
                <w:t>Créer ou réhabiliter des actifs productifs incluant les sites RRT</w:t>
              </w:r>
            </w:ins>
          </w:p>
          <w:p w14:paraId="11EE5F16" w14:textId="6FD81927" w:rsidR="0CCD2A64" w:rsidRDefault="0CCD2A64">
            <w:pPr>
              <w:spacing w:before="8" w:after="8"/>
              <w:ind w:left="140" w:hanging="110"/>
              <w:rPr>
                <w:ins w:id="162" w:author="Marieme DIAW" w:date="2026-05-15T10:31:00Z" w16du:dateUtc="2026-05-15T10:31:04Z"/>
                <w:color w:val="1F2937"/>
                <w:sz w:val="15"/>
                <w:szCs w:val="15"/>
              </w:rPr>
              <w:pPrChange w:id="163" w:author="Marieme DIAW" w:date="2026-05-15T10:31:00Z">
                <w:pPr/>
              </w:pPrChange>
            </w:pPr>
            <w:ins w:id="164" w:author="Marieme DIAW" w:date="2026-05-15T10:31:00Z" w16du:dateUtc="2026-05-15T10:31:04Z">
              <w:r w:rsidRPr="0CCD2A64">
                <w:rPr>
                  <w:color w:val="1F2937"/>
                  <w:sz w:val="16"/>
                  <w:szCs w:val="16"/>
                </w:rPr>
                <w:t xml:space="preserve">▸ </w:t>
              </w:r>
              <w:r w:rsidRPr="0CCD2A64">
                <w:rPr>
                  <w:color w:val="1F2937"/>
                  <w:sz w:val="15"/>
                  <w:szCs w:val="15"/>
                </w:rPr>
                <w:t>Promouvoir l'agriculture climato-intelligente, sensible à la nutrition et le SBCC</w:t>
              </w:r>
            </w:ins>
          </w:p>
          <w:p w14:paraId="16F86ED3" w14:textId="4695B61D" w:rsidR="0CCD2A64" w:rsidRDefault="0CCD2A64">
            <w:pPr>
              <w:spacing w:before="8" w:after="8"/>
              <w:ind w:left="140" w:hanging="110"/>
              <w:rPr>
                <w:ins w:id="165" w:author="Marieme DIAW" w:date="2026-05-15T10:31:00Z" w16du:dateUtc="2026-05-15T10:31:04Z"/>
                <w:color w:val="1F2937"/>
                <w:sz w:val="15"/>
                <w:szCs w:val="15"/>
              </w:rPr>
              <w:pPrChange w:id="166" w:author="Marieme DIAW" w:date="2026-05-15T10:31:00Z">
                <w:pPr/>
              </w:pPrChange>
            </w:pPr>
            <w:ins w:id="167" w:author="Marieme DIAW" w:date="2026-05-15T10:31:00Z" w16du:dateUtc="2026-05-15T10:31:04Z">
              <w:r w:rsidRPr="0CCD2A64">
                <w:rPr>
                  <w:color w:val="1F2937"/>
                  <w:sz w:val="16"/>
                  <w:szCs w:val="16"/>
                </w:rPr>
                <w:t xml:space="preserve">▸ </w:t>
              </w:r>
              <w:r w:rsidRPr="0CCD2A64">
                <w:rPr>
                  <w:color w:val="1F2937"/>
                  <w:sz w:val="15"/>
                  <w:szCs w:val="15"/>
                </w:rPr>
                <w:t>Appuyer les organisations paysannes (structuration, intrants, formation, équipements)</w:t>
              </w:r>
            </w:ins>
          </w:p>
          <w:p w14:paraId="31715EEA" w14:textId="4C143F37" w:rsidR="0CCD2A64" w:rsidRDefault="0CCD2A64">
            <w:pPr>
              <w:spacing w:before="8" w:after="8"/>
              <w:ind w:left="140" w:hanging="110"/>
              <w:rPr>
                <w:ins w:id="168" w:author="Marieme DIAW" w:date="2026-05-15T10:31:00Z" w16du:dateUtc="2026-05-15T10:31:04Z"/>
                <w:color w:val="1F2937"/>
                <w:sz w:val="15"/>
                <w:szCs w:val="15"/>
              </w:rPr>
              <w:pPrChange w:id="169" w:author="Marieme DIAW" w:date="2026-05-15T10:31:00Z">
                <w:pPr/>
              </w:pPrChange>
            </w:pPr>
            <w:ins w:id="170" w:author="Marieme DIAW" w:date="2026-05-15T10:31:00Z" w16du:dateUtc="2026-05-15T10:31:04Z">
              <w:r w:rsidRPr="0CCD2A64">
                <w:rPr>
                  <w:color w:val="1F2937"/>
                  <w:sz w:val="16"/>
                  <w:szCs w:val="16"/>
                </w:rPr>
                <w:t xml:space="preserve">▸ </w:t>
              </w:r>
              <w:r w:rsidRPr="0CCD2A64">
                <w:rPr>
                  <w:color w:val="1F2937"/>
                  <w:sz w:val="15"/>
                  <w:szCs w:val="15"/>
                </w:rPr>
                <w:t>Développer les chaînes de valeur agricoles sensibles à la nutrition</w:t>
              </w:r>
            </w:ins>
          </w:p>
          <w:p w14:paraId="28333D6E" w14:textId="0F14283E" w:rsidR="0CCD2A64" w:rsidRDefault="0CCD2A64">
            <w:pPr>
              <w:spacing w:before="8" w:after="8"/>
              <w:ind w:left="140" w:hanging="110"/>
              <w:rPr>
                <w:color w:val="1F2937"/>
                <w:sz w:val="15"/>
                <w:szCs w:val="15"/>
              </w:rPr>
              <w:pPrChange w:id="171" w:author="Marieme DIAW" w:date="2026-05-15T10:31:00Z">
                <w:pPr/>
              </w:pPrChange>
            </w:pPr>
            <w:ins w:id="172" w:author="Marieme DIAW" w:date="2026-05-15T10:31:00Z" w16du:dateUtc="2026-05-15T10:31:04Z">
              <w:r w:rsidRPr="0CCD2A64">
                <w:rPr>
                  <w:color w:val="1F2937"/>
                  <w:sz w:val="16"/>
                  <w:szCs w:val="16"/>
                </w:rPr>
                <w:t xml:space="preserve">▸ </w:t>
              </w:r>
              <w:r w:rsidRPr="0CCD2A64">
                <w:rPr>
                  <w:color w:val="1F2937"/>
                  <w:sz w:val="15"/>
                  <w:szCs w:val="15"/>
                </w:rPr>
                <w:t>Appuyer l'accès aux marchés formels (HGSF, PAM P4P) et informels</w:t>
              </w:r>
            </w:ins>
          </w:p>
        </w:tc>
        <w:tc>
          <w:tcPr>
            <w:tcW w:w="271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50" w:type="dxa"/>
              <w:left w:w="80" w:type="dxa"/>
              <w:bottom w:w="50" w:type="dxa"/>
              <w:right w:w="80" w:type="dxa"/>
            </w:tcMar>
            <w:tcPrChange w:id="173" w:author="Marieme DIAW" w:date="2026-05-15T10:31:00Z">
              <w:tcPr>
                <w:tcW w:w="2325" w:type="dxa"/>
                <w:gridSpan w:val="2"/>
              </w:tcPr>
            </w:tcPrChange>
          </w:tcPr>
          <w:p w14:paraId="5BD118E8" w14:textId="21814CB7" w:rsidR="0CCD2A64" w:rsidRDefault="0CCD2A64">
            <w:pPr>
              <w:spacing w:before="8" w:after="8"/>
              <w:ind w:left="140" w:hanging="110"/>
              <w:rPr>
                <w:ins w:id="174" w:author="Marieme DIAW" w:date="2026-05-15T10:31:00Z" w16du:dateUtc="2026-05-15T10:31:04Z"/>
                <w:color w:val="1F2937"/>
                <w:sz w:val="15"/>
                <w:szCs w:val="15"/>
              </w:rPr>
              <w:pPrChange w:id="175" w:author="Marieme DIAW" w:date="2026-05-15T10:31:00Z">
                <w:pPr/>
              </w:pPrChange>
            </w:pPr>
            <w:ins w:id="176" w:author="Marieme DIAW" w:date="2026-05-15T10:31:00Z" w16du:dateUtc="2026-05-15T10:31:04Z">
              <w:r w:rsidRPr="0CCD2A64">
                <w:rPr>
                  <w:color w:val="1F2937"/>
                  <w:sz w:val="16"/>
                  <w:szCs w:val="16"/>
                </w:rPr>
                <w:t xml:space="preserve">▸ </w:t>
              </w:r>
              <w:r w:rsidRPr="0CCD2A64">
                <w:rPr>
                  <w:color w:val="1F2937"/>
                  <w:sz w:val="15"/>
                  <w:szCs w:val="15"/>
                </w:rPr>
                <w:t>Le potentiel productif et les actifs communautaires naturels et physiques sont améliorés</w:t>
              </w:r>
            </w:ins>
          </w:p>
          <w:p w14:paraId="7E2F3023" w14:textId="5E0F7F7F" w:rsidR="0CCD2A64" w:rsidRDefault="0CCD2A64">
            <w:pPr>
              <w:spacing w:before="8" w:after="8"/>
              <w:ind w:left="140" w:hanging="110"/>
              <w:rPr>
                <w:color w:val="1F2937"/>
                <w:sz w:val="15"/>
                <w:szCs w:val="15"/>
              </w:rPr>
              <w:pPrChange w:id="177" w:author="Marieme DIAW" w:date="2026-05-15T10:31:00Z">
                <w:pPr/>
              </w:pPrChange>
            </w:pPr>
            <w:ins w:id="178" w:author="Marieme DIAW" w:date="2026-05-15T10:31:00Z" w16du:dateUtc="2026-05-15T10:31:04Z">
              <w:r w:rsidRPr="0CCD2A64">
                <w:rPr>
                  <w:color w:val="1F2937"/>
                  <w:sz w:val="16"/>
                  <w:szCs w:val="16"/>
                </w:rPr>
                <w:t xml:space="preserve">▸ </w:t>
              </w:r>
              <w:r w:rsidRPr="0CCD2A64">
                <w:rPr>
                  <w:color w:val="1F2937"/>
                  <w:sz w:val="15"/>
                  <w:szCs w:val="15"/>
                </w:rPr>
                <w:t>Les liens avec les marchés (HGSF, écoles, P4P, autres) sont renforcés</w:t>
              </w:r>
            </w:ins>
          </w:p>
        </w:tc>
        <w:tc>
          <w:tcPr>
            <w:tcW w:w="2735" w:type="dxa"/>
            <w:tcBorders>
              <w:top w:val="single" w:sz="8" w:space="0" w:color="CCCCCC"/>
              <w:left w:val="single" w:sz="8" w:space="0" w:color="CCCCCC"/>
              <w:bottom w:val="single" w:sz="8" w:space="0" w:color="CCCCCC"/>
              <w:right w:val="single" w:sz="8" w:space="0" w:color="CCCCCC"/>
            </w:tcBorders>
            <w:shd w:val="clear" w:color="auto" w:fill="E8F4FB"/>
            <w:tcMar>
              <w:top w:w="50" w:type="dxa"/>
              <w:left w:w="80" w:type="dxa"/>
              <w:bottom w:w="50" w:type="dxa"/>
              <w:right w:w="80" w:type="dxa"/>
            </w:tcMar>
            <w:tcPrChange w:id="179" w:author="Marieme DIAW" w:date="2026-05-15T10:31:00Z">
              <w:tcPr>
                <w:tcW w:w="2325" w:type="dxa"/>
                <w:gridSpan w:val="2"/>
              </w:tcPr>
            </w:tcPrChange>
          </w:tcPr>
          <w:p w14:paraId="61F8D21A" w14:textId="0E83B937" w:rsidR="0CCD2A64" w:rsidRDefault="0CCD2A64">
            <w:pPr>
              <w:spacing w:before="20" w:after="20"/>
              <w:rPr>
                <w:b/>
                <w:bCs/>
                <w:color w:val="C25E00"/>
                <w:sz w:val="16"/>
                <w:szCs w:val="16"/>
              </w:rPr>
              <w:pPrChange w:id="180" w:author="Marieme DIAW" w:date="2026-05-15T10:31:00Z">
                <w:pPr/>
              </w:pPrChange>
            </w:pPr>
            <w:ins w:id="181" w:author="Marieme DIAW" w:date="2026-05-15T10:31:00Z" w16du:dateUtc="2026-05-15T10:31:04Z">
              <w:r w:rsidRPr="0CCD2A64">
                <w:rPr>
                  <w:b/>
                  <w:bCs/>
                  <w:color w:val="C25E00"/>
                  <w:sz w:val="16"/>
                  <w:szCs w:val="16"/>
                </w:rPr>
                <w:t>Les communautés disposent de capacités accrues d'adaptation, garantissant un accès à une alimentation saine et nutritive</w:t>
              </w:r>
            </w:ins>
          </w:p>
        </w:tc>
        <w:tc>
          <w:tcPr>
            <w:tcW w:w="2422" w:type="dxa"/>
            <w:tcBorders>
              <w:top w:val="single" w:sz="8" w:space="0" w:color="CCCCCC"/>
              <w:left w:val="single" w:sz="8" w:space="0" w:color="CCCCCC"/>
              <w:bottom w:val="single" w:sz="8" w:space="0" w:color="CCCCCC"/>
              <w:right w:val="single" w:sz="8" w:space="0" w:color="CCCCCC"/>
            </w:tcBorders>
            <w:shd w:val="clear" w:color="auto" w:fill="004F84"/>
            <w:tcMar>
              <w:top w:w="50" w:type="dxa"/>
              <w:left w:w="80" w:type="dxa"/>
              <w:bottom w:w="50" w:type="dxa"/>
              <w:right w:w="80" w:type="dxa"/>
            </w:tcMar>
            <w:tcPrChange w:id="182" w:author="Marieme DIAW" w:date="2026-05-15T10:31:00Z">
              <w:tcPr>
                <w:tcW w:w="2325" w:type="dxa"/>
                <w:gridSpan w:val="2"/>
              </w:tcPr>
            </w:tcPrChange>
          </w:tcPr>
          <w:p w14:paraId="2CF9AE6D" w14:textId="41C7581F" w:rsidR="0CCD2A64" w:rsidRDefault="0CCD2A64">
            <w:pPr>
              <w:rPr>
                <w:rFonts w:ascii="Times New Roman" w:eastAsia="Times New Roman" w:hAnsi="Times New Roman" w:cs="Times New Roman"/>
                <w:sz w:val="20"/>
                <w:szCs w:val="20"/>
              </w:rPr>
            </w:pPr>
            <w:ins w:id="183" w:author="Marieme DIAW" w:date="2026-05-15T10:31:00Z" w16du:dateUtc="2026-05-15T10:31:04Z">
              <w:r w:rsidRPr="0CCD2A64">
                <w:rPr>
                  <w:rFonts w:ascii="Times New Roman" w:eastAsia="Times New Roman" w:hAnsi="Times New Roman" w:cs="Times New Roman"/>
                  <w:sz w:val="20"/>
                  <w:szCs w:val="20"/>
                </w:rPr>
                <w:t xml:space="preserve"> </w:t>
              </w:r>
            </w:ins>
          </w:p>
        </w:tc>
        <w:tc>
          <w:tcPr>
            <w:tcW w:w="3163" w:type="dxa"/>
            <w:tcBorders>
              <w:top w:val="single" w:sz="8" w:space="0" w:color="CCCCCC"/>
              <w:left w:val="single" w:sz="8" w:space="0" w:color="CCCCCC"/>
              <w:bottom w:val="single" w:sz="8" w:space="0" w:color="CCCCCC"/>
              <w:right w:val="single" w:sz="8" w:space="0" w:color="CCCCCC"/>
            </w:tcBorders>
            <w:shd w:val="clear" w:color="auto" w:fill="F1F5F9"/>
            <w:tcMar>
              <w:top w:w="50" w:type="dxa"/>
              <w:left w:w="80" w:type="dxa"/>
              <w:bottom w:w="50" w:type="dxa"/>
              <w:right w:w="80" w:type="dxa"/>
            </w:tcMar>
            <w:tcPrChange w:id="184" w:author="Marieme DIAW" w:date="2026-05-15T10:31:00Z">
              <w:tcPr>
                <w:tcW w:w="2325" w:type="dxa"/>
                <w:gridSpan w:val="2"/>
              </w:tcPr>
            </w:tcPrChange>
          </w:tcPr>
          <w:p w14:paraId="586BEC5E" w14:textId="3AABBFD4" w:rsidR="0CCD2A64" w:rsidRDefault="0CCD2A64">
            <w:pPr>
              <w:rPr>
                <w:rFonts w:ascii="Times New Roman" w:eastAsia="Times New Roman" w:hAnsi="Times New Roman" w:cs="Times New Roman"/>
                <w:sz w:val="20"/>
                <w:szCs w:val="20"/>
              </w:rPr>
            </w:pPr>
            <w:ins w:id="185" w:author="Marieme DIAW" w:date="2026-05-15T10:31:00Z" w16du:dateUtc="2026-05-15T10:31:04Z">
              <w:r w:rsidRPr="0CCD2A64">
                <w:rPr>
                  <w:rFonts w:ascii="Times New Roman" w:eastAsia="Times New Roman" w:hAnsi="Times New Roman" w:cs="Times New Roman"/>
                  <w:sz w:val="20"/>
                  <w:szCs w:val="20"/>
                </w:rPr>
                <w:t xml:space="preserve"> </w:t>
              </w:r>
            </w:ins>
          </w:p>
        </w:tc>
      </w:tr>
      <w:tr w:rsidR="0CCD2A64" w14:paraId="2A7F3D28" w14:textId="77777777" w:rsidTr="0CCD2A64">
        <w:trPr>
          <w:trHeight w:val="300"/>
          <w:ins w:id="186" w:author="Marieme DIAW" w:date="2026-05-15T10:31:00Z"/>
          <w:trPrChange w:id="187" w:author="Marieme DIAW" w:date="2026-05-15T10:31:00Z">
            <w:trPr>
              <w:trHeight w:val="300"/>
            </w:trPr>
          </w:trPrChange>
        </w:trPr>
        <w:tc>
          <w:tcPr>
            <w:tcW w:w="324" w:type="dxa"/>
            <w:tcBorders>
              <w:top w:val="nil"/>
              <w:left w:val="nil"/>
              <w:bottom w:val="nil"/>
              <w:right w:val="nil"/>
            </w:tcBorders>
            <w:shd w:val="clear" w:color="auto" w:fill="7B1240"/>
            <w:vAlign w:val="center"/>
            <w:tcPrChange w:id="188" w:author="Marieme DIAW" w:date="2026-05-15T10:31:00Z">
              <w:tcPr>
                <w:tcW w:w="2325" w:type="dxa"/>
                <w:gridSpan w:val="2"/>
              </w:tcPr>
            </w:tcPrChange>
          </w:tcPr>
          <w:p w14:paraId="71C6BAF2" w14:textId="78936285" w:rsidR="0CCD2A64" w:rsidRDefault="0CCD2A64">
            <w:pPr>
              <w:rPr>
                <w:rFonts w:ascii="Times New Roman" w:eastAsia="Times New Roman" w:hAnsi="Times New Roman" w:cs="Times New Roman"/>
                <w:sz w:val="20"/>
                <w:szCs w:val="20"/>
              </w:rPr>
            </w:pPr>
            <w:ins w:id="189" w:author="Marieme DIAW" w:date="2026-05-15T10:31:00Z" w16du:dateUtc="2026-05-15T10:31:04Z">
              <w:r w:rsidRPr="0CCD2A64">
                <w:rPr>
                  <w:rFonts w:ascii="Times New Roman" w:eastAsia="Times New Roman" w:hAnsi="Times New Roman" w:cs="Times New Roman"/>
                  <w:sz w:val="20"/>
                  <w:szCs w:val="20"/>
                </w:rPr>
                <w:t xml:space="preserve"> </w:t>
              </w:r>
            </w:ins>
          </w:p>
        </w:tc>
        <w:tc>
          <w:tcPr>
            <w:tcW w:w="3158" w:type="dxa"/>
            <w:tcBorders>
              <w:top w:val="single" w:sz="8" w:space="0" w:color="CCCCCC"/>
              <w:left w:val="nil"/>
              <w:bottom w:val="single" w:sz="8" w:space="0" w:color="CCCCCC"/>
              <w:right w:val="single" w:sz="8" w:space="0" w:color="CCCCCC"/>
            </w:tcBorders>
            <w:shd w:val="clear" w:color="auto" w:fill="F1F5F9"/>
            <w:tcMar>
              <w:top w:w="50" w:type="dxa"/>
              <w:left w:w="80" w:type="dxa"/>
              <w:bottom w:w="50" w:type="dxa"/>
              <w:right w:w="80" w:type="dxa"/>
            </w:tcMar>
            <w:tcPrChange w:id="190" w:author="Marieme DIAW" w:date="2026-05-15T10:31:00Z">
              <w:tcPr>
                <w:tcW w:w="2325" w:type="dxa"/>
                <w:gridSpan w:val="2"/>
              </w:tcPr>
            </w:tcPrChange>
          </w:tcPr>
          <w:p w14:paraId="35579466" w14:textId="1D05F9A7" w:rsidR="0CCD2A64" w:rsidRDefault="0CCD2A64">
            <w:pPr>
              <w:spacing w:after="10"/>
              <w:rPr>
                <w:ins w:id="191" w:author="Marieme DIAW" w:date="2026-05-15T10:31:00Z" w16du:dateUtc="2026-05-15T10:31:04Z"/>
                <w:b/>
                <w:bCs/>
                <w:caps/>
                <w:color w:val="7B1240"/>
                <w:sz w:val="15"/>
                <w:szCs w:val="15"/>
              </w:rPr>
              <w:pPrChange w:id="192" w:author="Marieme DIAW" w:date="2026-05-15T10:31:00Z">
                <w:pPr/>
              </w:pPrChange>
            </w:pPr>
            <w:ins w:id="193" w:author="Marieme DIAW" w:date="2026-05-15T10:31:00Z" w16du:dateUtc="2026-05-15T10:31:04Z">
              <w:r w:rsidRPr="0CCD2A64">
                <w:rPr>
                  <w:b/>
                  <w:bCs/>
                  <w:caps/>
                  <w:color w:val="7B1240"/>
                  <w:sz w:val="15"/>
                  <w:szCs w:val="15"/>
                </w:rPr>
                <w:t>Chemin 4 · Transformation</w:t>
              </w:r>
            </w:ins>
          </w:p>
          <w:p w14:paraId="433C60A1" w14:textId="2BBE7A08" w:rsidR="0CCD2A64" w:rsidRDefault="0CCD2A64">
            <w:pPr>
              <w:spacing w:before="8" w:after="8"/>
              <w:ind w:left="140" w:hanging="110"/>
              <w:rPr>
                <w:ins w:id="194" w:author="Marieme DIAW" w:date="2026-05-15T10:31:00Z" w16du:dateUtc="2026-05-15T10:31:04Z"/>
                <w:color w:val="1F2937"/>
                <w:sz w:val="15"/>
                <w:szCs w:val="15"/>
              </w:rPr>
              <w:pPrChange w:id="195" w:author="Marieme DIAW" w:date="2026-05-15T10:31:00Z">
                <w:pPr/>
              </w:pPrChange>
            </w:pPr>
            <w:ins w:id="196" w:author="Marieme DIAW" w:date="2026-05-15T10:31:00Z" w16du:dateUtc="2026-05-15T10:31:04Z">
              <w:r w:rsidRPr="0CCD2A64">
                <w:rPr>
                  <w:color w:val="1F2937"/>
                  <w:sz w:val="16"/>
                  <w:szCs w:val="16"/>
                </w:rPr>
                <w:t xml:space="preserve">▸ </w:t>
              </w:r>
              <w:r w:rsidRPr="0CCD2A64">
                <w:rPr>
                  <w:color w:val="1F2937"/>
                  <w:sz w:val="15"/>
                  <w:szCs w:val="15"/>
                </w:rPr>
                <w:t>Appuyer la génération d'évidences (universités, institutions de recherche)</w:t>
              </w:r>
            </w:ins>
          </w:p>
          <w:p w14:paraId="6AD9501A" w14:textId="27974F7A" w:rsidR="0CCD2A64" w:rsidRDefault="0CCD2A64">
            <w:pPr>
              <w:spacing w:before="8" w:after="8"/>
              <w:ind w:left="140" w:hanging="110"/>
              <w:rPr>
                <w:ins w:id="197" w:author="Marieme DIAW" w:date="2026-05-15T10:31:00Z" w16du:dateUtc="2026-05-15T10:31:04Z"/>
                <w:color w:val="1F2937"/>
                <w:sz w:val="15"/>
                <w:szCs w:val="15"/>
              </w:rPr>
              <w:pPrChange w:id="198" w:author="Marieme DIAW" w:date="2026-05-15T10:31:00Z">
                <w:pPr/>
              </w:pPrChange>
            </w:pPr>
            <w:ins w:id="199" w:author="Marieme DIAW" w:date="2026-05-15T10:31:00Z" w16du:dateUtc="2026-05-15T10:31:04Z">
              <w:r w:rsidRPr="0CCD2A64">
                <w:rPr>
                  <w:color w:val="1F2937"/>
                  <w:sz w:val="16"/>
                  <w:szCs w:val="16"/>
                </w:rPr>
                <w:t xml:space="preserve">▸ </w:t>
              </w:r>
              <w:r w:rsidRPr="0CCD2A64">
                <w:rPr>
                  <w:color w:val="1F2937"/>
                  <w:sz w:val="15"/>
                  <w:szCs w:val="15"/>
                </w:rPr>
                <w:t>Appuyer l'élaboration de politiques innovantes (DRR, assurances, digitalisation, HGSF, FARNE)</w:t>
              </w:r>
            </w:ins>
          </w:p>
          <w:p w14:paraId="4B93725F" w14:textId="392FE276" w:rsidR="0CCD2A64" w:rsidRDefault="0CCD2A64">
            <w:pPr>
              <w:spacing w:before="8" w:after="8"/>
              <w:ind w:left="140" w:hanging="110"/>
              <w:rPr>
                <w:color w:val="1F2937"/>
                <w:sz w:val="15"/>
                <w:szCs w:val="15"/>
              </w:rPr>
              <w:pPrChange w:id="200" w:author="Marieme DIAW" w:date="2026-05-15T10:31:00Z">
                <w:pPr/>
              </w:pPrChange>
            </w:pPr>
            <w:ins w:id="201" w:author="Marieme DIAW" w:date="2026-05-15T10:31:00Z" w16du:dateUtc="2026-05-15T10:31:04Z">
              <w:r w:rsidRPr="0CCD2A64">
                <w:rPr>
                  <w:color w:val="1F2937"/>
                  <w:sz w:val="16"/>
                  <w:szCs w:val="16"/>
                </w:rPr>
                <w:t xml:space="preserve">▸ </w:t>
              </w:r>
              <w:r w:rsidRPr="0CCD2A64">
                <w:rPr>
                  <w:color w:val="1F2937"/>
                  <w:sz w:val="15"/>
                  <w:szCs w:val="15"/>
                </w:rPr>
                <w:t>Appuyer la gouvernance des secteurs clefs (niveaux central et décentralisé)</w:t>
              </w:r>
            </w:ins>
          </w:p>
        </w:tc>
        <w:tc>
          <w:tcPr>
            <w:tcW w:w="271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50" w:type="dxa"/>
              <w:left w:w="80" w:type="dxa"/>
              <w:bottom w:w="50" w:type="dxa"/>
              <w:right w:w="80" w:type="dxa"/>
            </w:tcMar>
            <w:tcPrChange w:id="202" w:author="Marieme DIAW" w:date="2026-05-15T10:31:00Z">
              <w:tcPr>
                <w:tcW w:w="2325" w:type="dxa"/>
                <w:gridSpan w:val="2"/>
              </w:tcPr>
            </w:tcPrChange>
          </w:tcPr>
          <w:p w14:paraId="15804EEF" w14:textId="68B5AAB3" w:rsidR="0CCD2A64" w:rsidRDefault="0CCD2A64">
            <w:pPr>
              <w:spacing w:before="8" w:after="8"/>
              <w:ind w:left="140" w:hanging="110"/>
              <w:rPr>
                <w:ins w:id="203" w:author="Marieme DIAW" w:date="2026-05-15T10:31:00Z" w16du:dateUtc="2026-05-15T10:31:04Z"/>
                <w:color w:val="1F2937"/>
                <w:sz w:val="15"/>
                <w:szCs w:val="15"/>
              </w:rPr>
              <w:pPrChange w:id="204" w:author="Marieme DIAW" w:date="2026-05-15T10:31:00Z">
                <w:pPr/>
              </w:pPrChange>
            </w:pPr>
            <w:ins w:id="205" w:author="Marieme DIAW" w:date="2026-05-15T10:31:00Z" w16du:dateUtc="2026-05-15T10:31:04Z">
              <w:r w:rsidRPr="0CCD2A64">
                <w:rPr>
                  <w:color w:val="1F2937"/>
                  <w:sz w:val="16"/>
                  <w:szCs w:val="16"/>
                </w:rPr>
                <w:t xml:space="preserve">▸ </w:t>
              </w:r>
              <w:r w:rsidRPr="0CCD2A64">
                <w:rPr>
                  <w:color w:val="1F2937"/>
                  <w:sz w:val="15"/>
                  <w:szCs w:val="15"/>
                </w:rPr>
                <w:t>Les politiques intégrant des solutions innovantes sont élaborées, implémentées et coordonnées</w:t>
              </w:r>
            </w:ins>
          </w:p>
          <w:p w14:paraId="3D4C795A" w14:textId="685427BA" w:rsidR="0CCD2A64" w:rsidRDefault="0CCD2A64">
            <w:pPr>
              <w:spacing w:before="8" w:after="8"/>
              <w:ind w:left="140" w:hanging="110"/>
              <w:rPr>
                <w:color w:val="1F2937"/>
                <w:sz w:val="15"/>
                <w:szCs w:val="15"/>
              </w:rPr>
              <w:pPrChange w:id="206" w:author="Marieme DIAW" w:date="2026-05-15T10:31:00Z">
                <w:pPr/>
              </w:pPrChange>
            </w:pPr>
            <w:ins w:id="207" w:author="Marieme DIAW" w:date="2026-05-15T10:31:00Z" w16du:dateUtc="2026-05-15T10:31:04Z">
              <w:r w:rsidRPr="0CCD2A64">
                <w:rPr>
                  <w:color w:val="1F2937"/>
                  <w:sz w:val="16"/>
                  <w:szCs w:val="16"/>
                </w:rPr>
                <w:t xml:space="preserve">▸ </w:t>
              </w:r>
              <w:r w:rsidRPr="0CCD2A64">
                <w:rPr>
                  <w:color w:val="1F2937"/>
                  <w:sz w:val="15"/>
                  <w:szCs w:val="15"/>
                </w:rPr>
                <w:t>Les institutions gouvernementales disposent des capacités d'élaboration et de mise en oeuvre du programme intégré de résilience</w:t>
              </w:r>
            </w:ins>
          </w:p>
        </w:tc>
        <w:tc>
          <w:tcPr>
            <w:tcW w:w="2735" w:type="dxa"/>
            <w:tcBorders>
              <w:top w:val="single" w:sz="8" w:space="0" w:color="CCCCCC"/>
              <w:left w:val="single" w:sz="8" w:space="0" w:color="CCCCCC"/>
              <w:bottom w:val="single" w:sz="8" w:space="0" w:color="CCCCCC"/>
              <w:right w:val="single" w:sz="8" w:space="0" w:color="CCCCCC"/>
            </w:tcBorders>
            <w:shd w:val="clear" w:color="auto" w:fill="E8F4FB"/>
            <w:tcMar>
              <w:top w:w="50" w:type="dxa"/>
              <w:left w:w="80" w:type="dxa"/>
              <w:bottom w:w="50" w:type="dxa"/>
              <w:right w:w="80" w:type="dxa"/>
            </w:tcMar>
            <w:tcPrChange w:id="208" w:author="Marieme DIAW" w:date="2026-05-15T10:31:00Z">
              <w:tcPr>
                <w:tcW w:w="2325" w:type="dxa"/>
                <w:gridSpan w:val="2"/>
              </w:tcPr>
            </w:tcPrChange>
          </w:tcPr>
          <w:p w14:paraId="30FBE106" w14:textId="10F77B92" w:rsidR="0CCD2A64" w:rsidRDefault="0CCD2A64">
            <w:pPr>
              <w:spacing w:before="20" w:after="20"/>
              <w:rPr>
                <w:b/>
                <w:bCs/>
                <w:color w:val="7B1240"/>
                <w:sz w:val="16"/>
                <w:szCs w:val="16"/>
              </w:rPr>
              <w:pPrChange w:id="209" w:author="Marieme DIAW" w:date="2026-05-15T10:31:00Z">
                <w:pPr/>
              </w:pPrChange>
            </w:pPr>
            <w:ins w:id="210" w:author="Marieme DIAW" w:date="2026-05-15T10:31:00Z" w16du:dateUtc="2026-05-15T10:31:04Z">
              <w:r w:rsidRPr="0CCD2A64">
                <w:rPr>
                  <w:b/>
                  <w:bCs/>
                  <w:color w:val="7B1240"/>
                  <w:sz w:val="16"/>
                  <w:szCs w:val="16"/>
                </w:rPr>
                <w:t>Les secteurs clefs disposent de capacités à préserver et rendre les systèmes alimentaires durables et résilients</w:t>
              </w:r>
            </w:ins>
          </w:p>
        </w:tc>
        <w:tc>
          <w:tcPr>
            <w:tcW w:w="2422" w:type="dxa"/>
            <w:tcBorders>
              <w:top w:val="single" w:sz="8" w:space="0" w:color="CCCCCC"/>
              <w:left w:val="single" w:sz="8" w:space="0" w:color="CCCCCC"/>
              <w:bottom w:val="single" w:sz="8" w:space="0" w:color="CCCCCC"/>
              <w:right w:val="single" w:sz="8" w:space="0" w:color="CCCCCC"/>
            </w:tcBorders>
            <w:shd w:val="clear" w:color="auto" w:fill="004F84"/>
            <w:tcMar>
              <w:top w:w="50" w:type="dxa"/>
              <w:left w:w="80" w:type="dxa"/>
              <w:bottom w:w="50" w:type="dxa"/>
              <w:right w:w="80" w:type="dxa"/>
            </w:tcMar>
            <w:tcPrChange w:id="211" w:author="Marieme DIAW" w:date="2026-05-15T10:31:00Z">
              <w:tcPr>
                <w:tcW w:w="2325" w:type="dxa"/>
                <w:gridSpan w:val="2"/>
              </w:tcPr>
            </w:tcPrChange>
          </w:tcPr>
          <w:p w14:paraId="1E0CEDD8" w14:textId="52DC8C13" w:rsidR="0CCD2A64" w:rsidRDefault="0CCD2A64">
            <w:pPr>
              <w:rPr>
                <w:rFonts w:ascii="Times New Roman" w:eastAsia="Times New Roman" w:hAnsi="Times New Roman" w:cs="Times New Roman"/>
                <w:sz w:val="20"/>
                <w:szCs w:val="20"/>
              </w:rPr>
            </w:pPr>
            <w:ins w:id="212" w:author="Marieme DIAW" w:date="2026-05-15T10:31:00Z" w16du:dateUtc="2026-05-15T10:31:04Z">
              <w:r w:rsidRPr="0CCD2A64">
                <w:rPr>
                  <w:rFonts w:ascii="Times New Roman" w:eastAsia="Times New Roman" w:hAnsi="Times New Roman" w:cs="Times New Roman"/>
                  <w:sz w:val="20"/>
                  <w:szCs w:val="20"/>
                </w:rPr>
                <w:t xml:space="preserve"> </w:t>
              </w:r>
            </w:ins>
          </w:p>
        </w:tc>
        <w:tc>
          <w:tcPr>
            <w:tcW w:w="3163" w:type="dxa"/>
            <w:tcBorders>
              <w:top w:val="single" w:sz="8" w:space="0" w:color="CCCCCC"/>
              <w:left w:val="single" w:sz="8" w:space="0" w:color="CCCCCC"/>
              <w:bottom w:val="single" w:sz="8" w:space="0" w:color="CCCCCC"/>
              <w:right w:val="single" w:sz="8" w:space="0" w:color="CCCCCC"/>
            </w:tcBorders>
            <w:shd w:val="clear" w:color="auto" w:fill="F1F5F9"/>
            <w:tcMar>
              <w:top w:w="50" w:type="dxa"/>
              <w:left w:w="80" w:type="dxa"/>
              <w:bottom w:w="50" w:type="dxa"/>
              <w:right w:w="80" w:type="dxa"/>
            </w:tcMar>
            <w:tcPrChange w:id="213" w:author="Marieme DIAW" w:date="2026-05-15T10:31:00Z">
              <w:tcPr>
                <w:tcW w:w="2325" w:type="dxa"/>
                <w:gridSpan w:val="2"/>
              </w:tcPr>
            </w:tcPrChange>
          </w:tcPr>
          <w:p w14:paraId="400CE0CE" w14:textId="7B4FB156" w:rsidR="0CCD2A64" w:rsidRDefault="0CCD2A64">
            <w:pPr>
              <w:rPr>
                <w:rFonts w:ascii="Times New Roman" w:eastAsia="Times New Roman" w:hAnsi="Times New Roman" w:cs="Times New Roman"/>
                <w:sz w:val="20"/>
                <w:szCs w:val="20"/>
              </w:rPr>
            </w:pPr>
            <w:ins w:id="214" w:author="Marieme DIAW" w:date="2026-05-15T10:31:00Z" w16du:dateUtc="2026-05-15T10:31:04Z">
              <w:r w:rsidRPr="0CCD2A64">
                <w:rPr>
                  <w:rFonts w:ascii="Times New Roman" w:eastAsia="Times New Roman" w:hAnsi="Times New Roman" w:cs="Times New Roman"/>
                  <w:sz w:val="20"/>
                  <w:szCs w:val="20"/>
                </w:rPr>
                <w:t xml:space="preserve"> </w:t>
              </w:r>
            </w:ins>
          </w:p>
        </w:tc>
      </w:tr>
      <w:tr w:rsidR="0CCD2A64" w14:paraId="3000FA9B" w14:textId="77777777" w:rsidTr="0CCD2A64">
        <w:trPr>
          <w:trHeight w:val="300"/>
          <w:ins w:id="215" w:author="Marieme DIAW" w:date="2026-05-15T10:31:00Z"/>
          <w:trPrChange w:id="216" w:author="Marieme DIAW" w:date="2026-05-15T10:31:00Z">
            <w:trPr>
              <w:gridAfter w:val="0"/>
              <w:trHeight w:val="300"/>
            </w:trPr>
          </w:trPrChange>
        </w:trPr>
        <w:tc>
          <w:tcPr>
            <w:tcW w:w="14517" w:type="dxa"/>
            <w:gridSpan w:val="6"/>
            <w:tcBorders>
              <w:top w:val="nil"/>
              <w:left w:val="single" w:sz="8" w:space="0" w:color="CCCCCC"/>
              <w:bottom w:val="single" w:sz="8" w:space="0" w:color="CCCCCC"/>
              <w:right w:val="single" w:sz="8" w:space="0" w:color="CCCCCC"/>
            </w:tcBorders>
            <w:shd w:val="clear" w:color="auto" w:fill="D5E8F0"/>
            <w:tcMar>
              <w:top w:w="60" w:type="dxa"/>
              <w:left w:w="120" w:type="dxa"/>
              <w:bottom w:w="60" w:type="dxa"/>
              <w:right w:w="120" w:type="dxa"/>
            </w:tcMar>
            <w:vAlign w:val="center"/>
            <w:tcPrChange w:id="217" w:author="Marieme DIAW" w:date="2026-05-15T10:31:00Z">
              <w:tcPr>
                <w:tcW w:w="2325" w:type="dxa"/>
                <w:gridSpan w:val="2"/>
              </w:tcPr>
            </w:tcPrChange>
          </w:tcPr>
          <w:p w14:paraId="23A4C40D" w14:textId="78BAF818" w:rsidR="0CCD2A64" w:rsidRDefault="0CCD2A64">
            <w:pPr>
              <w:jc w:val="center"/>
              <w:rPr>
                <w:color w:val="004F84"/>
                <w:sz w:val="16"/>
                <w:szCs w:val="16"/>
              </w:rPr>
              <w:pPrChange w:id="218" w:author="Marieme DIAW" w:date="2026-05-15T10:31:00Z">
                <w:pPr/>
              </w:pPrChange>
            </w:pPr>
            <w:ins w:id="219" w:author="Marieme DIAW" w:date="2026-05-15T10:31:00Z" w16du:dateUtc="2026-05-15T10:31:04Z">
              <w:r w:rsidRPr="0CCD2A64">
                <w:rPr>
                  <w:color w:val="004F84"/>
                  <w:sz w:val="16"/>
                  <w:szCs w:val="16"/>
                </w:rPr>
                <w:t>Aspects transversaux : Genre, Protection &amp; Inclusion  ·  Sauvegardes environnementales et sociales     |     Principes clés : Convergence  ·  Concentration  ·  Couverture  ·  Capacités</w:t>
              </w:r>
            </w:ins>
          </w:p>
        </w:tc>
      </w:tr>
    </w:tbl>
    <w:p w14:paraId="6C79CDC0" w14:textId="07D93A0B" w:rsidR="009F551E" w:rsidRDefault="009F551E">
      <w:pPr>
        <w:rPr>
          <w:ins w:id="220" w:author="Marieme DIAW" w:date="2026-05-15T10:31:00Z" w16du:dateUtc="2026-05-15T10:31:04Z"/>
          <w:rFonts w:ascii="Times New Roman" w:eastAsia="Times New Roman" w:hAnsi="Times New Roman" w:cs="Times New Roman"/>
          <w:sz w:val="20"/>
          <w:szCs w:val="20"/>
        </w:rPr>
      </w:pPr>
    </w:p>
    <w:p w14:paraId="6F57F398" w14:textId="3FA6F631" w:rsidR="009F551E" w:rsidRDefault="009F551E">
      <w:pPr>
        <w:spacing w:before="40"/>
      </w:pPr>
    </w:p>
    <w:p w14:paraId="6B215953" w14:textId="77777777" w:rsidR="009F551E" w:rsidRDefault="00565F4A">
      <w:pPr>
        <w:spacing w:after="160"/>
        <w:jc w:val="center"/>
      </w:pPr>
      <w:del w:id="221" w:author="Marieme DIAW" w:date="2026-05-15T10:30:00Z" w16du:dateUtc="2026-05-15T10:30:16Z">
        <w:r>
          <w:rPr>
            <w:noProof/>
          </w:rPr>
          <w:drawing>
            <wp:inline distT="0" distB="0" distL="0" distR="0" wp14:anchorId="41578C36" wp14:editId="4E0E79D3">
              <wp:extent cx="4081967" cy="3123028"/>
              <wp:effectExtent l="0" t="0" r="0" b="0"/>
              <wp:docPr id="2076014521" name="Picture 2076014521">
                <a:extLst xmlns:a="http://schemas.openxmlformats.org/drawingml/2006/main">
                  <a:ext uri="{FF2B5EF4-FFF2-40B4-BE49-F238E27FC236}">
                    <a16:creationId xmlns:a16="http://schemas.microsoft.com/office/drawing/2014/main" id="{E0983B66-EBB2-41A6-A183-73C4CBE42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81967" cy="3123028"/>
                      </a:xfrm>
                      <a:prstGeom prst="rect">
                        <a:avLst/>
                      </a:prstGeom>
                    </pic:spPr>
                  </pic:pic>
                </a:graphicData>
              </a:graphic>
            </wp:inline>
          </w:drawing>
        </w:r>
      </w:del>
    </w:p>
    <w:p w14:paraId="796CBE62" w14:textId="77777777" w:rsidR="009F551E" w:rsidRDefault="00565F4A" w:rsidP="0CCD2A64">
      <w:pPr>
        <w:spacing w:after="200"/>
        <w:jc w:val="center"/>
        <w:rPr>
          <w:ins w:id="222" w:author="Marieme DIAW" w:date="2026-05-15T10:28:00Z" w16du:dateUtc="2026-05-15T10:28:15Z"/>
          <w:i/>
          <w:iCs/>
          <w:color w:val="666666"/>
          <w:sz w:val="18"/>
          <w:szCs w:val="18"/>
        </w:rPr>
      </w:pPr>
      <w:commentRangeStart w:id="223"/>
      <w:commentRangeStart w:id="224"/>
      <w:commentRangeStart w:id="225"/>
      <w:r w:rsidRPr="0CCD2A64">
        <w:rPr>
          <w:i/>
          <w:iCs/>
          <w:color w:val="666666"/>
          <w:sz w:val="18"/>
          <w:szCs w:val="18"/>
        </w:rPr>
        <w:t>Figure 1 : Théorie du changement de la Stratégie Intégrée de Renforcement de la Résilience, PAM Madagascar (PSP 2024–2028)</w:t>
      </w:r>
      <w:commentRangeEnd w:id="223"/>
      <w:r>
        <w:rPr>
          <w:rStyle w:val="CommentReference"/>
          <w:i/>
          <w:iCs/>
          <w:color w:val="666666"/>
          <w:sz w:val="18"/>
          <w:szCs w:val="18"/>
        </w:rPr>
        <w:commentReference w:id="223"/>
      </w:r>
      <w:commentRangeEnd w:id="224"/>
      <w:r>
        <w:rPr>
          <w:rStyle w:val="CommentReference"/>
          <w:i/>
          <w:iCs/>
          <w:color w:val="666666"/>
          <w:sz w:val="18"/>
          <w:szCs w:val="18"/>
        </w:rPr>
        <w:commentReference w:id="224"/>
      </w:r>
      <w:commentRangeEnd w:id="225"/>
      <w:r>
        <w:rPr>
          <w:rStyle w:val="CommentReference"/>
          <w:i/>
          <w:iCs/>
          <w:color w:val="666666"/>
          <w:sz w:val="18"/>
          <w:szCs w:val="18"/>
        </w:rPr>
        <w:commentReference w:id="225"/>
      </w:r>
    </w:p>
    <w:p w14:paraId="7D59E8ED" w14:textId="2362D5F9" w:rsidR="0CCD2A64" w:rsidRDefault="0CCD2A64" w:rsidP="0CCD2A64">
      <w:pPr>
        <w:spacing w:after="200"/>
        <w:jc w:val="center"/>
        <w:rPr>
          <w:ins w:id="227" w:author="Marieme DIAW" w:date="2026-05-15T10:28:00Z" w16du:dateUtc="2026-05-15T10:28:16Z"/>
          <w:i/>
          <w:iCs/>
          <w:color w:val="666666"/>
          <w:sz w:val="18"/>
          <w:szCs w:val="18"/>
        </w:rPr>
      </w:pPr>
    </w:p>
    <w:p w14:paraId="4DF97BDD" w14:textId="62D401D5" w:rsidR="0CCD2A64" w:rsidRDefault="0CCD2A64" w:rsidP="0CCD2A64">
      <w:pPr>
        <w:spacing w:after="200"/>
        <w:jc w:val="center"/>
        <w:rPr>
          <w:i/>
          <w:iCs/>
          <w:color w:val="666666"/>
          <w:sz w:val="18"/>
          <w:szCs w:val="18"/>
        </w:rPr>
      </w:pPr>
    </w:p>
    <w:p w14:paraId="5BD0B1E8" w14:textId="77777777" w:rsidR="009F551E" w:rsidRDefault="00565F4A">
      <w:r>
        <w:br w:type="page"/>
      </w:r>
    </w:p>
    <w:p w14:paraId="7045F84E" w14:textId="77777777" w:rsidR="009F551E" w:rsidRDefault="00565F4A">
      <w:pPr>
        <w:pStyle w:val="Heading2"/>
        <w:spacing w:before="300"/>
      </w:pPr>
      <w:r>
        <w:t>2.3 Hypothèses et risques</w:t>
      </w:r>
    </w:p>
    <w:p w14:paraId="4753BF2C" w14:textId="77777777" w:rsidR="009F551E" w:rsidRDefault="00565F4A">
      <w:pPr>
        <w:spacing w:before="60" w:after="100" w:line="276" w:lineRule="auto"/>
        <w:jc w:val="both"/>
      </w:pPr>
      <w:r>
        <w:t>La mise en œuvre de la stratégie repose sur plusieurs hypothèses critiques :</w:t>
      </w:r>
    </w:p>
    <w:p w14:paraId="72D9D81E" w14:textId="77777777" w:rsidR="009F551E" w:rsidRDefault="00565F4A">
      <w:pPr>
        <w:pStyle w:val="ListParagraph"/>
        <w:numPr>
          <w:ilvl w:val="0"/>
          <w:numId w:val="22"/>
        </w:numPr>
        <w:spacing w:before="40" w:after="60"/>
      </w:pPr>
      <w:r>
        <w:t>La conception et la sélection des activités tiennent compte du contexte dans les zones cibles et des priorités stratégiques nationales ;</w:t>
      </w:r>
    </w:p>
    <w:p w14:paraId="2A44EEA3" w14:textId="77777777" w:rsidR="009F551E" w:rsidRDefault="00565F4A">
      <w:pPr>
        <w:pStyle w:val="ListParagraph"/>
        <w:numPr>
          <w:ilvl w:val="0"/>
          <w:numId w:val="22"/>
        </w:numPr>
        <w:spacing w:before="40" w:after="60"/>
      </w:pPr>
      <w:r>
        <w:t>L'adhésion de toutes les parties prenantes (gouvernements central et local, donateurs, partenaires non étatiques et institutions de recherche) est acquise ;</w:t>
      </w:r>
    </w:p>
    <w:p w14:paraId="3183A0E2" w14:textId="77777777" w:rsidR="009F551E" w:rsidRDefault="00565F4A">
      <w:pPr>
        <w:pStyle w:val="ListParagraph"/>
        <w:numPr>
          <w:ilvl w:val="0"/>
          <w:numId w:val="22"/>
        </w:numPr>
        <w:spacing w:before="40" w:after="60"/>
      </w:pPr>
      <w:r>
        <w:t>Un financement suffisant et pluriannuel sera mobilisé pour garantir la pérennisation des activités sur une période prolongée ;</w:t>
      </w:r>
    </w:p>
    <w:p w14:paraId="21BFC463" w14:textId="77777777" w:rsidR="009F551E" w:rsidRDefault="00565F4A">
      <w:pPr>
        <w:pStyle w:val="ListParagraph"/>
        <w:numPr>
          <w:ilvl w:val="0"/>
          <w:numId w:val="22"/>
        </w:numPr>
        <w:spacing w:before="40" w:after="60"/>
      </w:pPr>
      <w:r>
        <w:t>Les interventions et les sites sont sélectionnés selon des critères de vulnérabilité et de durabilité ;</w:t>
      </w:r>
    </w:p>
    <w:p w14:paraId="54DDCBFA" w14:textId="77777777" w:rsidR="009F551E" w:rsidRDefault="00565F4A">
      <w:pPr>
        <w:pStyle w:val="ListParagraph"/>
        <w:numPr>
          <w:ilvl w:val="0"/>
          <w:numId w:val="22"/>
        </w:numPr>
        <w:spacing w:before="40" w:after="60"/>
      </w:pPr>
      <w:r>
        <w:t>Les communautés et autorités locales s'approprient les acquis du programme intégré de résilience ;</w:t>
      </w:r>
    </w:p>
    <w:p w14:paraId="4A75F663" w14:textId="5C9ED1FE" w:rsidR="009F551E" w:rsidRDefault="00565F4A" w:rsidP="2FEEB2A7">
      <w:pPr>
        <w:pStyle w:val="ListParagraph"/>
        <w:numPr>
          <w:ilvl w:val="0"/>
          <w:numId w:val="22"/>
        </w:numPr>
        <w:spacing w:before="40" w:after="60"/>
      </w:pPr>
      <w:r>
        <w:t>Les mécanismes de suivi et d'accompagnement sont en place et efficaces.</w:t>
      </w:r>
    </w:p>
    <w:p w14:paraId="2A79FE25" w14:textId="77777777" w:rsidR="009F551E" w:rsidRDefault="00565F4A">
      <w:pPr>
        <w:spacing w:before="60" w:after="100" w:line="276" w:lineRule="auto"/>
        <w:jc w:val="both"/>
      </w:pPr>
      <w:r>
        <w:t>Les principaux risques identifiés et leurs mesures d'atténuation sont les suivants :</w:t>
      </w:r>
    </w:p>
    <w:p w14:paraId="2517A48A" w14:textId="77777777" w:rsidR="009F551E" w:rsidRDefault="00565F4A">
      <w:pPr>
        <w:pStyle w:val="ListParagraph"/>
        <w:numPr>
          <w:ilvl w:val="0"/>
          <w:numId w:val="22"/>
        </w:numPr>
        <w:spacing w:before="40" w:after="60"/>
      </w:pPr>
      <w:r>
        <w:t>Chocs climatiques extrêmes et imprévisibles → Investissement dans des pratiques agricoles climato-intelligentes et diversification des moyens de subsistance.</w:t>
      </w:r>
    </w:p>
    <w:p w14:paraId="17100678" w14:textId="77777777" w:rsidR="009F551E" w:rsidRDefault="00565F4A">
      <w:pPr>
        <w:pStyle w:val="ListParagraph"/>
        <w:numPr>
          <w:ilvl w:val="0"/>
          <w:numId w:val="22"/>
        </w:numPr>
        <w:spacing w:before="40" w:after="60"/>
      </w:pPr>
      <w:r>
        <w:t>Capacités institutionnelles limitées → Renforcement de la gouvernance locale et appui aux politiques publiques.</w:t>
      </w:r>
    </w:p>
    <w:p w14:paraId="5CD4F63E" w14:textId="77777777" w:rsidR="009F551E" w:rsidRDefault="00565F4A">
      <w:pPr>
        <w:pStyle w:val="ListParagraph"/>
        <w:numPr>
          <w:ilvl w:val="0"/>
          <w:numId w:val="22"/>
        </w:numPr>
        <w:spacing w:before="40" w:after="60"/>
      </w:pPr>
      <w:r>
        <w:t>Adoption limitée des solutions innovantes → Sensibilisation, formation et implication des communautés dans la conception et la mise en œuvre.</w:t>
      </w:r>
    </w:p>
    <w:p w14:paraId="67056544" w14:textId="28EAA122" w:rsidR="009F551E" w:rsidRDefault="00565F4A" w:rsidP="2FEEB2A7">
      <w:pPr>
        <w:pStyle w:val="ListParagraph"/>
        <w:numPr>
          <w:ilvl w:val="0"/>
          <w:numId w:val="22"/>
        </w:numPr>
        <w:spacing w:before="40" w:after="60"/>
      </w:pPr>
      <w:r>
        <w:t>Contraintes budgétaires et dépendance à l'aide extérieure → Promotion de mécanismes de financement durable et autonomisation économique des communautés.</w:t>
      </w:r>
    </w:p>
    <w:p w14:paraId="550AE128" w14:textId="77777777" w:rsidR="009F551E" w:rsidRDefault="00565F4A">
      <w:pPr>
        <w:pStyle w:val="Heading2"/>
        <w:spacing w:before="300"/>
      </w:pPr>
      <w:r>
        <w:t>2.4 Objectifs de la stratégie</w:t>
      </w:r>
    </w:p>
    <w:p w14:paraId="6980111F" w14:textId="248C686B" w:rsidR="009F551E" w:rsidRDefault="00565F4A" w:rsidP="2FEEB2A7">
      <w:pPr>
        <w:spacing w:before="60" w:after="100" w:line="276" w:lineRule="auto"/>
        <w:jc w:val="both"/>
      </w:pPr>
      <w:r>
        <w:t>La stratégie poursuit un objectif global : définir les orientations programmatiques pour contribuer à la création de systèmes alimentaires durables et résilients à Madagascar, en renforçant les capacités d'adaptation des communautés face aux crises et en réduisant leurs besoins humanitaires.</w:t>
      </w:r>
    </w:p>
    <w:p w14:paraId="711DC31A" w14:textId="77777777" w:rsidR="009F551E" w:rsidRDefault="00565F4A">
      <w:pPr>
        <w:spacing w:before="60" w:after="100" w:line="276" w:lineRule="auto"/>
        <w:jc w:val="both"/>
      </w:pPr>
      <w:r>
        <w:t>Quatre objectifs spécifiques structurent cette ambition :</w:t>
      </w:r>
    </w:p>
    <w:p w14:paraId="1DD2AB6B" w14:textId="77777777" w:rsidR="009F551E" w:rsidRDefault="00565F4A">
      <w:pPr>
        <w:pStyle w:val="ListParagraph"/>
        <w:numPr>
          <w:ilvl w:val="0"/>
          <w:numId w:val="22"/>
        </w:numPr>
        <w:spacing w:before="40" w:after="60"/>
      </w:pPr>
      <w:r>
        <w:t>Renforcer la préparation aux crises en améliorant les systèmes d'alerte précoce, la coordination des acteurs et le pré-positionnement des ressources.</w:t>
      </w:r>
    </w:p>
    <w:p w14:paraId="3606DBCC" w14:textId="77777777" w:rsidR="009F551E" w:rsidRDefault="00565F4A">
      <w:pPr>
        <w:pStyle w:val="ListParagraph"/>
        <w:numPr>
          <w:ilvl w:val="0"/>
          <w:numId w:val="22"/>
        </w:numPr>
        <w:spacing w:before="40" w:after="60"/>
      </w:pPr>
      <w:r>
        <w:t>Assurer une réponse rapide et efficace aux chocs à travers une assistance alimentaire et financière adaptée aux besoins des populations vulnérables.</w:t>
      </w:r>
    </w:p>
    <w:p w14:paraId="402AF63A" w14:textId="77777777" w:rsidR="009F551E" w:rsidRDefault="00565F4A">
      <w:pPr>
        <w:pStyle w:val="ListParagraph"/>
        <w:numPr>
          <w:ilvl w:val="0"/>
          <w:numId w:val="22"/>
        </w:numPr>
        <w:spacing w:before="40" w:after="60"/>
      </w:pPr>
      <w:r>
        <w:t>Développer des solutions économiques et environnementales résilientes, en favorisant des systèmes alimentaires durables, l'accès aux services financiers et l'agriculture intelligente face au climat.</w:t>
      </w:r>
    </w:p>
    <w:p w14:paraId="4B34F619" w14:textId="77777777" w:rsidR="009F551E" w:rsidRDefault="00565F4A">
      <w:pPr>
        <w:pStyle w:val="ListParagraph"/>
        <w:numPr>
          <w:ilvl w:val="0"/>
          <w:numId w:val="22"/>
        </w:numPr>
        <w:spacing w:before="40" w:after="60"/>
      </w:pPr>
      <w:r>
        <w:t>Transformer les approches institutionnelles et politiques en intégrant des solutions innovantes et durables pour la résilience des communautés à tous les niveaux de gouvernance.</w:t>
      </w:r>
    </w:p>
    <w:p w14:paraId="49D1ED8E" w14:textId="77777777" w:rsidR="009F551E" w:rsidRDefault="00565F4A">
      <w:r>
        <w:br w:type="page"/>
      </w:r>
    </w:p>
    <w:p w14:paraId="15933D93" w14:textId="77777777" w:rsidR="009F551E" w:rsidRDefault="00565F4A">
      <w:pPr>
        <w:pStyle w:val="Heading1"/>
        <w:spacing w:before="300" w:after="120"/>
      </w:pPr>
      <w:r>
        <w:t>III. Alignement stratégique</w:t>
      </w:r>
    </w:p>
    <w:p w14:paraId="4CADF3D6" w14:textId="77777777" w:rsidR="009F551E" w:rsidRDefault="009F551E">
      <w:pPr>
        <w:pBdr>
          <w:bottom w:val="single" w:sz="6" w:space="1" w:color="0071BC"/>
        </w:pBdr>
        <w:spacing w:after="160"/>
      </w:pPr>
    </w:p>
    <w:p w14:paraId="487044DD" w14:textId="77777777" w:rsidR="009F551E" w:rsidRDefault="00565F4A">
      <w:pPr>
        <w:pStyle w:val="Heading2"/>
        <w:spacing w:before="300"/>
      </w:pPr>
      <w:r>
        <w:t>3.1 Cadres nationaux de référence</w:t>
      </w:r>
    </w:p>
    <w:p w14:paraId="4C8C322F" w14:textId="539261BB" w:rsidR="009F551E" w:rsidRDefault="00565F4A" w:rsidP="2FEEB2A7">
      <w:pPr>
        <w:spacing w:before="60" w:after="100" w:line="276" w:lineRule="auto"/>
        <w:jc w:val="both"/>
      </w:pPr>
      <w:r>
        <w:t>La stratégie est pleinement alignée sur les politiques nationales de Madagascar. Les principaux cadres de référence retenus sont les suivants :</w:t>
      </w:r>
    </w:p>
    <w:p w14:paraId="396E11FC" w14:textId="77777777" w:rsidR="009F551E" w:rsidRDefault="00565F4A" w:rsidP="00052D39">
      <w:pPr>
        <w:pStyle w:val="ListParagraph"/>
        <w:numPr>
          <w:ilvl w:val="0"/>
          <w:numId w:val="23"/>
        </w:numPr>
        <w:spacing w:before="40" w:after="60"/>
      </w:pPr>
      <w:r w:rsidRPr="00052D39">
        <w:rPr>
          <w:b/>
          <w:bCs/>
        </w:rPr>
        <w:t xml:space="preserve">Politique Nationale de Gestion des Risques et des Catastrophes (PNGRC), Loi n°2015-031 du 12 février 2016 : </w:t>
      </w:r>
      <w:r>
        <w:t>définit les missions, structures et principes régissant la gestion des risques et catastrophes.</w:t>
      </w:r>
    </w:p>
    <w:p w14:paraId="4EB4D360" w14:textId="1FC04086" w:rsidR="009F551E" w:rsidRDefault="00565F4A" w:rsidP="00052D39">
      <w:pPr>
        <w:pStyle w:val="ListParagraph"/>
        <w:numPr>
          <w:ilvl w:val="0"/>
          <w:numId w:val="23"/>
        </w:numPr>
        <w:spacing w:before="40" w:after="60"/>
        <w:rPr>
          <w:ins w:id="228" w:author="Jules LYOTHIER" w:date="2026-05-06T06:38:00Z" w16du:dateUtc="2026-05-06T06:38:45Z"/>
        </w:rPr>
      </w:pPr>
      <w:r w:rsidRPr="2FEEB2A7">
        <w:rPr>
          <w:b/>
          <w:bCs/>
        </w:rPr>
        <w:t>Stratégie Nationale de GRC 2016–2030</w:t>
      </w:r>
      <w:ins w:id="229" w:author="Jules LYOTHIER" w:date="2026-05-06T06:30:00Z" w16du:dateUtc="2026-05-06T06:30:15Z">
        <w:r w:rsidR="2EAF892F" w:rsidRPr="2FEEB2A7">
          <w:rPr>
            <w:b/>
            <w:bCs/>
          </w:rPr>
          <w:t xml:space="preserve"> et son Plan d’Action</w:t>
        </w:r>
      </w:ins>
      <w:r w:rsidRPr="2FEEB2A7">
        <w:rPr>
          <w:b/>
          <w:bCs/>
        </w:rPr>
        <w:t xml:space="preserve"> : </w:t>
      </w:r>
      <w:r>
        <w:t>alignée sur les objectifs du Cadre de Sendai pour la réduction des risques de catastrophes.</w:t>
      </w:r>
    </w:p>
    <w:p w14:paraId="7391D3E1" w14:textId="2E7B58FD" w:rsidR="11F944DB" w:rsidRDefault="11F944DB" w:rsidP="2FEEB2A7">
      <w:pPr>
        <w:pStyle w:val="ListParagraph"/>
        <w:numPr>
          <w:ilvl w:val="0"/>
          <w:numId w:val="23"/>
        </w:numPr>
        <w:spacing w:before="40" w:after="60"/>
        <w:rPr>
          <w:ins w:id="230" w:author="Jules LYOTHIER" w:date="2026-05-06T06:39:00Z" w16du:dateUtc="2026-05-06T06:39:23Z"/>
        </w:rPr>
      </w:pPr>
      <w:ins w:id="231" w:author="Jules LYOTHIER" w:date="2026-05-06T06:38:00Z" w16du:dateUtc="2026-05-06T06:38:55Z">
        <w:r>
          <w:t xml:space="preserve">La </w:t>
        </w:r>
      </w:ins>
      <w:ins w:id="232" w:author="Jules LYOTHIER" w:date="2026-05-06T06:41:00Z" w16du:dateUtc="2026-05-06T06:41:59Z">
        <w:r w:rsidR="5CBCB1D3">
          <w:t>Stratégie Nationale de Protection Sociale (SNPS</w:t>
        </w:r>
      </w:ins>
      <w:ins w:id="233" w:author="Jules LYOTHIER" w:date="2026-05-06T06:42:00Z" w16du:dateUtc="2026-05-06T06:42:00Z">
        <w:r w:rsidR="5CBCB1D3">
          <w:t>) ;</w:t>
        </w:r>
      </w:ins>
    </w:p>
    <w:p w14:paraId="073698F5" w14:textId="69BD0AAE" w:rsidR="11F944DB" w:rsidRDefault="11F944DB" w:rsidP="2FEEB2A7">
      <w:pPr>
        <w:pStyle w:val="ListParagraph"/>
        <w:numPr>
          <w:ilvl w:val="0"/>
          <w:numId w:val="23"/>
        </w:numPr>
        <w:spacing w:before="40" w:after="60"/>
      </w:pPr>
      <w:ins w:id="234" w:author="Jules LYOTHIER" w:date="2026-05-06T06:39:00Z" w16du:dateUtc="2026-05-06T06:39:56Z">
        <w:r>
          <w:t xml:space="preserve">Le Document Cadre </w:t>
        </w:r>
      </w:ins>
      <w:ins w:id="235" w:author="Jules LYOTHIER" w:date="2026-05-06T06:40:00Z" w16du:dateUtc="2026-05-06T06:40:16Z">
        <w:r>
          <w:t>pour des actions d</w:t>
        </w:r>
        <w:r w:rsidR="1F7DACBC">
          <w:t>’anticipation basées sur les systèmes d’alerte précoce</w:t>
        </w:r>
      </w:ins>
    </w:p>
    <w:p w14:paraId="0A1DFA1F" w14:textId="77777777" w:rsidR="009F551E" w:rsidRDefault="00565F4A" w:rsidP="00052D39">
      <w:pPr>
        <w:pStyle w:val="ListParagraph"/>
        <w:numPr>
          <w:ilvl w:val="0"/>
          <w:numId w:val="23"/>
        </w:numPr>
        <w:spacing w:before="40" w:after="60"/>
      </w:pPr>
      <w:r w:rsidRPr="00052D39">
        <w:rPr>
          <w:b/>
          <w:bCs/>
        </w:rPr>
        <w:t xml:space="preserve">Programme Stratégique pour la Résilience Climatique (SPCR) : </w:t>
      </w:r>
      <w:r>
        <w:t>intègre la résilience climatique dans les politiques publiques et les actions de développement.</w:t>
      </w:r>
    </w:p>
    <w:p w14:paraId="3B112E7C" w14:textId="77777777" w:rsidR="009F551E" w:rsidRDefault="00565F4A" w:rsidP="00052D39">
      <w:pPr>
        <w:pStyle w:val="ListParagraph"/>
        <w:numPr>
          <w:ilvl w:val="0"/>
          <w:numId w:val="23"/>
        </w:numPr>
        <w:spacing w:before="40" w:after="60"/>
      </w:pPr>
      <w:r w:rsidRPr="00052D39">
        <w:rPr>
          <w:b/>
          <w:bCs/>
        </w:rPr>
        <w:t xml:space="preserve">Politique Nationale de Nutrition (PNN) 2022–2030 et PNAMN 2022–2026 : </w:t>
      </w:r>
      <w:r>
        <w:t>adoptent une approche systémique et multisectorielle pour améliorer l'état nutritionnel de la population malgache.</w:t>
      </w:r>
    </w:p>
    <w:p w14:paraId="1D311FDE" w14:textId="77777777" w:rsidR="009F551E" w:rsidRDefault="00565F4A" w:rsidP="00052D39">
      <w:pPr>
        <w:pStyle w:val="ListParagraph"/>
        <w:numPr>
          <w:ilvl w:val="0"/>
          <w:numId w:val="23"/>
        </w:numPr>
        <w:spacing w:before="40" w:after="60"/>
      </w:pPr>
      <w:r w:rsidRPr="00052D39">
        <w:rPr>
          <w:b/>
          <w:bCs/>
        </w:rPr>
        <w:t xml:space="preserve">Politique Nationale d'Alimentation Scolaire : </w:t>
      </w:r>
      <w:r>
        <w:t>reconnaît l'importance de l'alimentation scolaire pour favoriser l'accès à l'éducation et améliorer la rétention scolaire.</w:t>
      </w:r>
    </w:p>
    <w:p w14:paraId="00A052CE" w14:textId="77777777" w:rsidR="009F551E" w:rsidRDefault="00565F4A" w:rsidP="00052D39">
      <w:pPr>
        <w:pStyle w:val="ListParagraph"/>
        <w:numPr>
          <w:ilvl w:val="0"/>
          <w:numId w:val="23"/>
        </w:numPr>
        <w:spacing w:before="40" w:after="60"/>
      </w:pPr>
      <w:r w:rsidRPr="00052D39">
        <w:rPr>
          <w:b/>
          <w:bCs/>
        </w:rPr>
        <w:t xml:space="preserve">Plan National d'Adaptation au Changement Climatique (PNA) : </w:t>
      </w:r>
      <w:r>
        <w:t>les actions de résilience s'alignent sur ses six axes : reverdissement, économie verte et bleue, transition énergétique, information-éducation-communication, diplomatie verte et gouvernance.</w:t>
      </w:r>
    </w:p>
    <w:p w14:paraId="2195636F" w14:textId="77777777" w:rsidR="009F551E" w:rsidRDefault="00565F4A" w:rsidP="00052D39">
      <w:pPr>
        <w:pStyle w:val="ListParagraph"/>
        <w:numPr>
          <w:ilvl w:val="0"/>
          <w:numId w:val="23"/>
        </w:numPr>
        <w:spacing w:before="40" w:after="60"/>
      </w:pPr>
      <w:r w:rsidRPr="00052D39">
        <w:rPr>
          <w:b/>
          <w:bCs/>
        </w:rPr>
        <w:t xml:space="preserve">Feuille de route pour la transformation des systèmes alimentaires : </w:t>
      </w:r>
      <w:r>
        <w:t>vise à transformer durablement les systèmes alimentaires malgaches pour garantir la sécurité alimentaire, améliorer la nutrition et atteindre les ODD d'ici 2030.</w:t>
      </w:r>
    </w:p>
    <w:p w14:paraId="55126ECD" w14:textId="4DA0715E" w:rsidR="009F551E" w:rsidRDefault="00565F4A" w:rsidP="2FEEB2A7">
      <w:pPr>
        <w:pStyle w:val="ListParagraph"/>
        <w:numPr>
          <w:ilvl w:val="0"/>
          <w:numId w:val="23"/>
        </w:numPr>
        <w:spacing w:before="40" w:after="60"/>
      </w:pPr>
      <w:r w:rsidRPr="2FEEB2A7">
        <w:rPr>
          <w:b/>
          <w:bCs/>
        </w:rPr>
        <w:t xml:space="preserve">Plan de relèvement et de résilience pour le Grand Sud : </w:t>
      </w:r>
      <w:r>
        <w:t>couvre la réhabilitation des infrastructures hydrauliques, la relance de l'économie régionale et le renforcement de l'environnement institutionnel et socioculturel.</w:t>
      </w:r>
    </w:p>
    <w:p w14:paraId="3F31889D" w14:textId="77777777" w:rsidR="009F551E" w:rsidRDefault="00565F4A">
      <w:pPr>
        <w:pStyle w:val="Heading2"/>
        <w:spacing w:before="300"/>
      </w:pPr>
      <w:r>
        <w:t>3.2 Cadres internationaux de référence</w:t>
      </w:r>
    </w:p>
    <w:p w14:paraId="02254B41" w14:textId="472912AD" w:rsidR="009F551E" w:rsidRDefault="00565F4A" w:rsidP="2FEEB2A7">
      <w:pPr>
        <w:spacing w:before="60" w:after="100" w:line="276" w:lineRule="auto"/>
        <w:jc w:val="both"/>
      </w:pPr>
      <w:r>
        <w:t>La stratégie s'inscrit dans les engagements internationaux auxquels Madagascar est partie. Elle contribue principalement à l'objectif 4 de l'ODD 2 (viabilité des systèmes de production alimentaire et pratiques agricoles résilientes), ainsi qu'aux ODD 1, 4, 5, 13, 16 et 17. Les objectifs correspondent aux effets directs stratégiques 1, 2, 3 et 5 du PAM.</w:t>
      </w:r>
    </w:p>
    <w:p w14:paraId="6BC4A5F9" w14:textId="77777777" w:rsidR="009F551E" w:rsidRDefault="00565F4A">
      <w:pPr>
        <w:pStyle w:val="ListParagraph"/>
        <w:numPr>
          <w:ilvl w:val="0"/>
          <w:numId w:val="22"/>
        </w:numPr>
        <w:spacing w:before="40" w:after="60"/>
        <w:rPr>
          <w:ins w:id="236" w:author="Jules LYOTHIER" w:date="2026-05-06T06:35:00Z" w16du:dateUtc="2026-05-06T06:35:41Z"/>
        </w:rPr>
      </w:pPr>
      <w:r>
        <w:t>Cadre de Sendai pour la réduction des risques de catastrophe (2015–2030) ;</w:t>
      </w:r>
    </w:p>
    <w:p w14:paraId="0D084A4F" w14:textId="10AC4949" w:rsidR="19473D9E" w:rsidRDefault="19473D9E" w:rsidP="2FEEB2A7">
      <w:pPr>
        <w:pStyle w:val="ListParagraph"/>
        <w:numPr>
          <w:ilvl w:val="0"/>
          <w:numId w:val="22"/>
        </w:numPr>
        <w:spacing w:before="40" w:after="60"/>
        <w:rPr>
          <w:ins w:id="237" w:author="Jules LYOTHIER" w:date="2026-05-06T06:31:00Z" w16du:dateUtc="2026-05-06T06:31:13Z"/>
        </w:rPr>
      </w:pPr>
      <w:ins w:id="238" w:author="Jules LYOTHIER" w:date="2026-05-06T06:35:00Z" w16du:dateUtc="2026-05-06T06:35:55Z">
        <w:r>
          <w:t>Le Plan d'action des Nations Unies pour la réduction des risques de catastrophe et la résilience ;</w:t>
        </w:r>
      </w:ins>
    </w:p>
    <w:p w14:paraId="1485FE71" w14:textId="489F1365" w:rsidR="62059052" w:rsidRDefault="62059052" w:rsidP="2FEEB2A7">
      <w:pPr>
        <w:pStyle w:val="ListParagraph"/>
        <w:numPr>
          <w:ilvl w:val="0"/>
          <w:numId w:val="22"/>
        </w:numPr>
        <w:spacing w:before="40" w:after="60"/>
        <w:rPr>
          <w:ins w:id="239" w:author="Jules LYOTHIER" w:date="2026-05-06T06:36:00Z" w16du:dateUtc="2026-05-06T06:36:51Z"/>
        </w:rPr>
      </w:pPr>
      <w:ins w:id="240" w:author="Jules LYOTHIER" w:date="2026-05-06T06:31:00Z" w16du:dateUtc="2026-05-06T06:31:59Z">
        <w:r w:rsidRPr="2FEEB2A7">
          <w:t>L’initiative Early Warning for All (EW4A</w:t>
        </w:r>
      </w:ins>
      <w:ins w:id="241" w:author="Jules LYOTHIER" w:date="2026-05-06T06:36:00Z" w16du:dateUtc="2026-05-06T06:36:22Z">
        <w:r w:rsidR="33AE5AD5" w:rsidRPr="2FEEB2A7">
          <w:t>ll</w:t>
        </w:r>
      </w:ins>
      <w:ins w:id="242" w:author="Jules LYOTHIER" w:date="2026-05-06T06:32:00Z" w16du:dateUtc="2026-05-06T06:32:11Z">
        <w:r w:rsidRPr="2FEEB2A7">
          <w:t>) du Secrétaire Général des Nations Unies ;</w:t>
        </w:r>
      </w:ins>
    </w:p>
    <w:p w14:paraId="26A3650A" w14:textId="3CAA59AC" w:rsidR="6A857795" w:rsidRDefault="6A857795" w:rsidP="2FEEB2A7">
      <w:pPr>
        <w:pStyle w:val="ListParagraph"/>
        <w:numPr>
          <w:ilvl w:val="0"/>
          <w:numId w:val="22"/>
        </w:numPr>
        <w:spacing w:before="40" w:after="60"/>
      </w:pPr>
      <w:ins w:id="243" w:author="Jules LYOTHIER" w:date="2026-05-06T06:36:00Z" w16du:dateUtc="2026-05-06T06:36:59Z">
        <w:r w:rsidRPr="2FEEB2A7">
          <w:t>La Stratégie de Gestion des Risque</w:t>
        </w:r>
      </w:ins>
      <w:ins w:id="244" w:author="Jules LYOTHIER" w:date="2026-05-06T06:37:00Z" w16du:dateUtc="2026-05-06T06:37:18Z">
        <w:r w:rsidRPr="2FEEB2A7">
          <w:t xml:space="preserve">s de Catastrophes de la SADC (2022-2030) et son Plan d’Action ; </w:t>
        </w:r>
      </w:ins>
    </w:p>
    <w:p w14:paraId="7220257C" w14:textId="77777777" w:rsidR="009F551E" w:rsidRDefault="00565F4A">
      <w:pPr>
        <w:pStyle w:val="ListParagraph"/>
        <w:numPr>
          <w:ilvl w:val="0"/>
          <w:numId w:val="22"/>
        </w:numPr>
        <w:spacing w:before="40" w:after="60"/>
      </w:pPr>
      <w:r>
        <w:t>Accord de Paris sur le changement climatique ;</w:t>
      </w:r>
    </w:p>
    <w:p w14:paraId="564B09B2" w14:textId="77777777" w:rsidR="009F551E" w:rsidRDefault="00565F4A">
      <w:pPr>
        <w:pStyle w:val="ListParagraph"/>
        <w:numPr>
          <w:ilvl w:val="0"/>
          <w:numId w:val="22"/>
        </w:numPr>
        <w:spacing w:before="40" w:after="60"/>
      </w:pPr>
      <w:r>
        <w:t>Objectifs de Développement Durable (ODD), contribution principale aux ODD 2, 1, 4, 5, 13, 16 et 17 ;</w:t>
      </w:r>
    </w:p>
    <w:p w14:paraId="17BFD10D" w14:textId="77777777" w:rsidR="009F551E" w:rsidRDefault="00565F4A">
      <w:pPr>
        <w:pStyle w:val="ListParagraph"/>
        <w:numPr>
          <w:ilvl w:val="0"/>
          <w:numId w:val="22"/>
        </w:numPr>
        <w:spacing w:before="40" w:after="60"/>
      </w:pPr>
      <w:r>
        <w:t>Orientations communes des Nations Unies pour la construction de sociétés résilientes (2020) ;</w:t>
      </w:r>
    </w:p>
    <w:p w14:paraId="34C39BF7" w14:textId="77777777" w:rsidR="009F551E" w:rsidRDefault="00565F4A">
      <w:pPr>
        <w:pStyle w:val="ListParagraph"/>
        <w:numPr>
          <w:ilvl w:val="0"/>
          <w:numId w:val="22"/>
        </w:numPr>
        <w:spacing w:before="40" w:after="60"/>
      </w:pPr>
      <w:r>
        <w:t>Politique de résilience du PAM (2015) et stratégie corporative PAM.</w:t>
      </w:r>
    </w:p>
    <w:p w14:paraId="4F432E11" w14:textId="77777777" w:rsidR="009F551E" w:rsidRDefault="00565F4A">
      <w:r>
        <w:br w:type="page"/>
      </w:r>
    </w:p>
    <w:p w14:paraId="5F4B2C1F" w14:textId="77777777" w:rsidR="009F551E" w:rsidRDefault="00565F4A">
      <w:pPr>
        <w:pStyle w:val="Heading1"/>
        <w:spacing w:before="300" w:after="120"/>
      </w:pPr>
      <w:r>
        <w:t>IV. Piliers prioritaires de la stratégie</w:t>
      </w:r>
    </w:p>
    <w:p w14:paraId="61E89B51" w14:textId="77777777" w:rsidR="009F551E" w:rsidRDefault="009F551E">
      <w:pPr>
        <w:pBdr>
          <w:bottom w:val="single" w:sz="6" w:space="1" w:color="0071BC"/>
        </w:pBdr>
        <w:spacing w:after="160"/>
      </w:pPr>
    </w:p>
    <w:p w14:paraId="6CEB4345" w14:textId="11F8F075" w:rsidR="009F551E" w:rsidRDefault="00565F4A" w:rsidP="2FEEB2A7">
      <w:pPr>
        <w:spacing w:before="60" w:after="100" w:line="276" w:lineRule="auto"/>
        <w:jc w:val="both"/>
      </w:pPr>
      <w:r>
        <w:t>La stratégie s'articule autour de quatre piliers interdépendants, reflétant une progression logique de la préparation à la transformation systémique. Chaque pilier couvre des interventions spécifiques et s'appuie sur les acquis des piliers précédents.</w:t>
      </w:r>
    </w:p>
    <w:p w14:paraId="1880AA4D" w14:textId="77777777" w:rsidR="009F551E" w:rsidRDefault="00565F4A">
      <w:pPr>
        <w:pStyle w:val="Heading2"/>
        <w:spacing w:before="300"/>
      </w:pPr>
      <w:r>
        <w:t>4.1 Pilier Préparation : Anticiper pour mieux protéger</w:t>
      </w:r>
    </w:p>
    <w:p w14:paraId="1D732597" w14:textId="612B74AF" w:rsidR="009F551E" w:rsidRDefault="00565F4A" w:rsidP="2FEEB2A7">
      <w:pPr>
        <w:spacing w:before="60" w:after="100" w:line="276" w:lineRule="auto"/>
        <w:jc w:val="both"/>
      </w:pPr>
      <w:r>
        <w:t>Le pilier Préparation vise à renforcer les capacités des communautés, des institutions locales et des partenaires à anticiper les chocs climatiques, économiques et nutritionnels, et à orienter les décisions en amont des crises.</w:t>
      </w:r>
    </w:p>
    <w:p w14:paraId="6575C3FB" w14:textId="77777777" w:rsidR="009F551E" w:rsidRDefault="00565F4A">
      <w:pPr>
        <w:pStyle w:val="Heading3"/>
        <w:spacing w:before="300" w:after="120"/>
      </w:pPr>
      <w:r>
        <w:rPr>
          <w:color w:val="404040"/>
          <w:sz w:val="26"/>
          <w:szCs w:val="26"/>
        </w:rPr>
        <w:t>Approche stratégique</w:t>
      </w:r>
    </w:p>
    <w:p w14:paraId="1473CB95" w14:textId="6F81FB20" w:rsidR="009F551E" w:rsidRDefault="00565F4A" w:rsidP="2FEEB2A7">
      <w:pPr>
        <w:spacing w:before="60" w:after="100" w:line="276" w:lineRule="auto"/>
        <w:jc w:val="both"/>
      </w:pPr>
      <w:r>
        <w:t xml:space="preserve">Une attention particulière sera accordée au renforcement des systèmes d'alerte précoce et des services climatiques, incluant la collecte, l'analyse et la diffusion d'informations climatiques et </w:t>
      </w:r>
      <w:r w:rsidR="00052D39">
        <w:t>agro climatiques</w:t>
      </w:r>
      <w:r>
        <w:t xml:space="preserve"> pertinentes. Ces informations orienteront la planification agricole, la priorisation des investissements en infrastructures productives et la mise en œuvre d'actions anticipatoires adaptées aux contextes locaux.</w:t>
      </w:r>
    </w:p>
    <w:p w14:paraId="2DB35753" w14:textId="0A6D2BBB" w:rsidR="009F551E" w:rsidRDefault="00565F4A" w:rsidP="2FEEB2A7">
      <w:pPr>
        <w:spacing w:before="60" w:after="100" w:line="276" w:lineRule="auto"/>
        <w:jc w:val="both"/>
      </w:pPr>
      <w:r>
        <w:t>Le PAM poursuivra le développement de dispositifs de pré-positionnement des ressources et la montée en échelle des actions anticipatoires. Les types d'interventions couverts par ce pilier sont détaillés en section 6.1 et à l'annexe A.</w:t>
      </w:r>
    </w:p>
    <w:p w14:paraId="5429C645" w14:textId="77777777" w:rsidR="009F551E" w:rsidRDefault="00565F4A">
      <w:pPr>
        <w:pStyle w:val="Heading2"/>
        <w:spacing w:before="300"/>
      </w:pPr>
      <w:r>
        <w:t>4.2 Pilier Absorption : Protéger pendant les crises</w:t>
      </w:r>
    </w:p>
    <w:p w14:paraId="0B854723" w14:textId="09009822" w:rsidR="009F551E" w:rsidRDefault="00565F4A" w:rsidP="2FEEB2A7">
      <w:pPr>
        <w:spacing w:before="60" w:after="100" w:line="276" w:lineRule="auto"/>
        <w:jc w:val="both"/>
      </w:pPr>
      <w:r>
        <w:t>Le pilier Absorption vise à protéger les moyens d'existence et la sécurité nutritionnelle des ménages vulnérables lors des chocs, par la mise en place d'actifs au niveau des ménages et des communautés, et par une assistance alimentaire et financière ciblée.</w:t>
      </w:r>
    </w:p>
    <w:p w14:paraId="1306B16E" w14:textId="77777777" w:rsidR="009F551E" w:rsidRDefault="00565F4A">
      <w:pPr>
        <w:pStyle w:val="Heading3"/>
        <w:spacing w:before="300" w:after="120"/>
      </w:pPr>
      <w:r>
        <w:rPr>
          <w:color w:val="404040"/>
          <w:sz w:val="26"/>
          <w:szCs w:val="26"/>
        </w:rPr>
        <w:t>Approche stratégique</w:t>
      </w:r>
    </w:p>
    <w:p w14:paraId="3B2C5483" w14:textId="63D1683D" w:rsidR="009F551E" w:rsidRDefault="00565F4A" w:rsidP="2FEEB2A7">
      <w:pPr>
        <w:spacing w:before="60" w:after="100" w:line="276" w:lineRule="auto"/>
        <w:jc w:val="both"/>
      </w:pPr>
      <w:r>
        <w:t>La distribution de vivres et de cash aux communautés vulnérables pendant les chocs, par le biais d'une assistance inconditionnelle et de filets sociaux, est cruciale pour répondre aux besoins immédiats. Cette intervention est complétée par des programmes d'alimentation scolaire en situation d'urgence et des rations à emporter (THR), garantissant que les enfants continuent de recevoir une alimentation adéquate même en période de crise.</w:t>
      </w:r>
    </w:p>
    <w:p w14:paraId="24EF7CC6" w14:textId="104AA96A" w:rsidR="009F551E" w:rsidRDefault="00565F4A" w:rsidP="2FEEB2A7">
      <w:pPr>
        <w:spacing w:before="60" w:after="100" w:line="276" w:lineRule="auto"/>
        <w:jc w:val="both"/>
      </w:pPr>
      <w:r>
        <w:t>La mise en place d'actifs au niveau des ménages et des communautés contribue à protéger les moyens d'existence : jardins potagers communautaires, systèmes de stockage de l'eau, coopératives agricoles. En parallèle, l'amélioration de la disponibilité, de l'accès et de l'utilisation des services de nutrition à but préventif et curatif est assurée par des campagnes de sensibilisation, la formation des agents de santé communautaires et la distribution de suppléments nutritionnels.</w:t>
      </w:r>
    </w:p>
    <w:p w14:paraId="1A5F7638" w14:textId="24478660" w:rsidR="009F551E" w:rsidRDefault="00565F4A" w:rsidP="2FEEB2A7">
      <w:pPr>
        <w:spacing w:before="60" w:after="100" w:line="276" w:lineRule="auto"/>
        <w:jc w:val="both"/>
      </w:pPr>
      <w:r>
        <w:t>L'accès aux services financiers, notamment via les AVEC et l'assurance agricole, constitue un levier complémentaire de résilience économique. Le détail des interventions est présenté en section 6.1 et à l'annexe A.</w:t>
      </w:r>
    </w:p>
    <w:p w14:paraId="5B46F2BF" w14:textId="77777777" w:rsidR="009F551E" w:rsidRDefault="00565F4A">
      <w:pPr>
        <w:pStyle w:val="Heading2"/>
        <w:spacing w:before="300"/>
      </w:pPr>
      <w:r>
        <w:t>4.3 Pilier Adaptation : Construire la résilience économique</w:t>
      </w:r>
    </w:p>
    <w:p w14:paraId="3C6EA33D" w14:textId="1CD9EF6A" w:rsidR="009F551E" w:rsidRDefault="00565F4A" w:rsidP="2FEEB2A7">
      <w:pPr>
        <w:spacing w:before="60" w:after="100" w:line="276" w:lineRule="auto"/>
        <w:jc w:val="both"/>
      </w:pPr>
      <w:r>
        <w:t>Le pilier Adaptation constitue le cœur économique de la stratégie. Il vise à renforcer durablement les systèmes alimentaires locaux à travers l'intégration des petits producteurs aux marchés, le développement des chaînes de valeur agricoles et l'amélioration de la productivité et de la valeur ajoutée.</w:t>
      </w:r>
    </w:p>
    <w:p w14:paraId="7B794063" w14:textId="77777777" w:rsidR="009F551E" w:rsidRDefault="00565F4A">
      <w:pPr>
        <w:pStyle w:val="Heading3"/>
        <w:spacing w:before="300" w:after="120"/>
      </w:pPr>
      <w:r>
        <w:rPr>
          <w:color w:val="404040"/>
          <w:sz w:val="26"/>
          <w:szCs w:val="26"/>
        </w:rPr>
        <w:t>Approche stratégique</w:t>
      </w:r>
    </w:p>
    <w:p w14:paraId="48EF0967" w14:textId="273A3814" w:rsidR="009F551E" w:rsidRDefault="00565F4A" w:rsidP="2FEEB2A7">
      <w:pPr>
        <w:spacing w:before="60" w:after="100" w:line="276" w:lineRule="auto"/>
        <w:jc w:val="both"/>
      </w:pPr>
      <w:r>
        <w:t>Le PAM, en collaboration avec les acteurs institutionnels et privés, appuiera l'accès aux marchés formels et informels, notamment via les programmes d'alimentation scolaire basés sur les produits locaux (HGSF), les achats locaux du PAM et la mise en relation des organisations de producteurs avec des acheteurs privés. Le dispositif Smallholder Agricultural Market Support (SAMS) constitue l'instrument opérationnel central de ce pilier, en concentrant l'appui sur l'intégration progressive des petits producteurs aux marchés institutionnels et privés.</w:t>
      </w:r>
    </w:p>
    <w:p w14:paraId="1EAB2771" w14:textId="5F8664C9" w:rsidR="009F551E" w:rsidRDefault="00565F4A" w:rsidP="2FEEB2A7">
      <w:pPr>
        <w:spacing w:before="60" w:after="100" w:line="276" w:lineRule="auto"/>
        <w:jc w:val="both"/>
      </w:pPr>
      <w:r>
        <w:t>Le développement de chaînes de valeur agricoles sensibles à la nutrition sera soutenu par la fourniture d'intrants de qualité, d'équipements, de formations, la réduction des pertes post-récolte et l'investissement dans des infrastructures productives et économiques (irrigation, stockage, transformation, accès à l'énergie). Le PAM appuiera également la structuration et le renforcement des organisations de producteurs afin d'améliorer leur gouvernance, leur capacité de production, de transformation et leur accès aux services financiers.</w:t>
      </w:r>
    </w:p>
    <w:p w14:paraId="63994BA9" w14:textId="3675FA90" w:rsidR="009F551E" w:rsidRDefault="00565F4A" w:rsidP="2FEEB2A7">
      <w:pPr>
        <w:spacing w:before="60" w:after="100" w:line="276" w:lineRule="auto"/>
        <w:jc w:val="both"/>
      </w:pPr>
      <w:r>
        <w:t>Ce pilier promeut l'adoption de pratiques agricoles climato-intelligentes, l'agriculture sensible à la nutrition et les campagnes de changement de comportement social (SBCC). Les investissements dans les actifs productifs, notamment via les RRT, constituent des leviers essentiels. Le détail des interventions est présenté en section 6.1 et à l'annexe A.</w:t>
      </w:r>
    </w:p>
    <w:p w14:paraId="0AF88FE7" w14:textId="77777777" w:rsidR="009F551E" w:rsidRDefault="00565F4A">
      <w:pPr>
        <w:pStyle w:val="Heading2"/>
        <w:spacing w:before="300"/>
      </w:pPr>
      <w:r>
        <w:t>4.4 Pilier Transformation : Pérenniser et mettre à l'échelle</w:t>
      </w:r>
    </w:p>
    <w:p w14:paraId="527AB7F0" w14:textId="5FEE0A88" w:rsidR="009F551E" w:rsidRDefault="00565F4A" w:rsidP="2FEEB2A7">
      <w:pPr>
        <w:spacing w:before="60" w:after="100" w:line="276" w:lineRule="auto"/>
        <w:jc w:val="both"/>
      </w:pPr>
      <w:r>
        <w:t>Le pilier Transformation vise à assurer la pérennisation et la mise à l'échelle des acquis de la résilience à travers le renforcement des cadres institutionnels, des politiques publiques et de la gouvernance.</w:t>
      </w:r>
    </w:p>
    <w:p w14:paraId="48EF595D" w14:textId="77777777" w:rsidR="009F551E" w:rsidRDefault="00565F4A">
      <w:pPr>
        <w:pStyle w:val="Heading3"/>
        <w:spacing w:before="300" w:after="120"/>
      </w:pPr>
      <w:r>
        <w:rPr>
          <w:color w:val="404040"/>
          <w:sz w:val="26"/>
          <w:szCs w:val="26"/>
        </w:rPr>
        <w:t>Approche stratégique</w:t>
      </w:r>
    </w:p>
    <w:p w14:paraId="4E0709E8" w14:textId="0745D4D3" w:rsidR="009F551E" w:rsidRDefault="00565F4A" w:rsidP="2FEEB2A7">
      <w:pPr>
        <w:spacing w:before="60" w:after="100" w:line="276" w:lineRule="auto"/>
        <w:jc w:val="both"/>
      </w:pPr>
      <w:r>
        <w:t>Le PAM appuie les autorités nationales et locales dans la coordination des secteurs clefs et l'intégration des approches de résilience, des systèmes alimentaires et des marchés institutionnels dans les stratégies et plans nationaux. En travaillant étroitement avec les autorités locales, le PAM appuie la mise en place de cadres de gouvernance solides qui favorisent une réponse rapide et efficace aux crises.</w:t>
      </w:r>
    </w:p>
    <w:p w14:paraId="3B7DF118" w14:textId="155B000B" w:rsidR="009F551E" w:rsidRDefault="00565F4A" w:rsidP="2FEEB2A7">
      <w:pPr>
        <w:spacing w:before="60" w:after="100" w:line="276" w:lineRule="auto"/>
        <w:jc w:val="both"/>
      </w:pPr>
      <w:r>
        <w:t>Il est crucial d'appuyer l'élaboration et la mise en œuvre de politiques intégrant des solutions innovantes : systèmes alimentaires durables, réduction des risques de catastrophes (DRR), assurances agricoles, digitalisation, et promotion des énergies propres. La promotion de solutions locales telles que les programmes d'alimentation scolaire basés sur les produits locaux (HGSF) et les FARNE renforce la résilience des communautés à travers des dispositifs ancrés dans les réalités territoriales.</w:t>
      </w:r>
    </w:p>
    <w:p w14:paraId="610AA04B" w14:textId="76BAE6F7" w:rsidR="009F551E" w:rsidRDefault="00565F4A" w:rsidP="2FEEB2A7">
      <w:pPr>
        <w:spacing w:before="60" w:after="100" w:line="276" w:lineRule="auto"/>
        <w:jc w:val="both"/>
      </w:pPr>
      <w:r>
        <w:t>Le PAM appuie la génération d'évidences à travers des partenariats avec des universités et instituts de recherche (CIRAD, IRD, CGIAR, universités nationales), encourageant l'innovation et la diffusion des meilleures pratiques. Le détail des interventions est présenté en section 6.1 et à l'annexe A.</w:t>
      </w:r>
    </w:p>
    <w:p w14:paraId="6FB4392E" w14:textId="77777777" w:rsidR="009F551E" w:rsidRDefault="00565F4A">
      <w:pPr>
        <w:spacing w:before="160" w:after="60"/>
      </w:pPr>
      <w:r>
        <w:rPr>
          <w:b/>
          <w:bCs/>
          <w:color w:val="0071BC"/>
          <w:sz w:val="20"/>
          <w:szCs w:val="20"/>
        </w:rPr>
        <w:t xml:space="preserve">Tableau 3 : </w:t>
      </w:r>
      <w:r>
        <w:rPr>
          <w:i/>
          <w:iCs/>
          <w:sz w:val="20"/>
          <w:szCs w:val="20"/>
        </w:rPr>
        <w:t>Synthèse des piliers, activités clés et contributions à la résilience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871"/>
        <w:gridCol w:w="2930"/>
        <w:gridCol w:w="2381"/>
      </w:tblGrid>
      <w:tr w:rsidR="009F551E" w14:paraId="06A9780D" w14:textId="77777777" w:rsidTr="2FEEB2A7">
        <w:tc>
          <w:tcPr>
            <w:tcW w:w="184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7002950A" w14:textId="77777777" w:rsidR="009F551E" w:rsidRDefault="00565F4A">
            <w:pPr>
              <w:jc w:val="center"/>
            </w:pPr>
            <w:r>
              <w:rPr>
                <w:b/>
                <w:bCs/>
                <w:color w:val="FFFFFF"/>
                <w:sz w:val="20"/>
                <w:szCs w:val="20"/>
              </w:rPr>
              <w:t>Pilier</w:t>
            </w:r>
          </w:p>
        </w:tc>
        <w:tc>
          <w:tcPr>
            <w:tcW w:w="1871"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E1CA03D" w14:textId="77777777" w:rsidR="009F551E" w:rsidRDefault="00565F4A">
            <w:pPr>
              <w:jc w:val="center"/>
            </w:pPr>
            <w:r>
              <w:rPr>
                <w:b/>
                <w:bCs/>
                <w:color w:val="FFFFFF"/>
                <w:sz w:val="20"/>
                <w:szCs w:val="20"/>
              </w:rPr>
              <w:t>Finalité principale</w:t>
            </w:r>
          </w:p>
        </w:tc>
        <w:tc>
          <w:tcPr>
            <w:tcW w:w="293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B3C0487" w14:textId="77777777" w:rsidR="009F551E" w:rsidRDefault="00565F4A">
            <w:pPr>
              <w:jc w:val="center"/>
            </w:pPr>
            <w:r>
              <w:rPr>
                <w:b/>
                <w:bCs/>
                <w:color w:val="FFFFFF"/>
                <w:sz w:val="20"/>
                <w:szCs w:val="20"/>
              </w:rPr>
              <w:t>Types d'activités clés</w:t>
            </w:r>
          </w:p>
        </w:tc>
        <w:tc>
          <w:tcPr>
            <w:tcW w:w="2381"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88663A4" w14:textId="77777777" w:rsidR="009F551E" w:rsidRDefault="00565F4A">
            <w:pPr>
              <w:jc w:val="center"/>
            </w:pPr>
            <w:r>
              <w:rPr>
                <w:b/>
                <w:bCs/>
                <w:color w:val="FFFFFF"/>
                <w:sz w:val="20"/>
                <w:szCs w:val="20"/>
              </w:rPr>
              <w:t>Contribution à la résilience</w:t>
            </w:r>
          </w:p>
        </w:tc>
      </w:tr>
      <w:tr w:rsidR="009F551E" w14:paraId="7254B95D" w14:textId="77777777" w:rsidTr="2FEEB2A7">
        <w:tc>
          <w:tcPr>
            <w:tcW w:w="184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E6F4CA9" w14:textId="77777777" w:rsidR="009F551E" w:rsidRDefault="00565F4A">
            <w:r>
              <w:rPr>
                <w:b/>
                <w:bCs/>
                <w:sz w:val="20"/>
                <w:szCs w:val="20"/>
              </w:rPr>
              <w:t>Préparation</w:t>
            </w:r>
          </w:p>
        </w:tc>
        <w:tc>
          <w:tcPr>
            <w:tcW w:w="187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EDCC33C" w14:textId="77777777" w:rsidR="009F551E" w:rsidRDefault="00565F4A">
            <w:r>
              <w:rPr>
                <w:sz w:val="20"/>
                <w:szCs w:val="20"/>
              </w:rPr>
              <w:t>Anticiper et réduire l'impact des chocs</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63ADED0" w14:textId="77777777" w:rsidR="009F551E" w:rsidRDefault="00565F4A">
            <w:r>
              <w:rPr>
                <w:sz w:val="20"/>
                <w:szCs w:val="20"/>
              </w:rPr>
              <w:t>Alerte précoce, services climatiques, actions anticipatoires, pré-positionnement</w:t>
            </w:r>
          </w:p>
        </w:tc>
        <w:tc>
          <w:tcPr>
            <w:tcW w:w="238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B82C1E1" w14:textId="77777777" w:rsidR="009F551E" w:rsidRDefault="00565F4A">
            <w:r>
              <w:rPr>
                <w:sz w:val="20"/>
                <w:szCs w:val="20"/>
              </w:rPr>
              <w:t>Réduction des pertes avant choc, meilleure planification et coordination</w:t>
            </w:r>
          </w:p>
        </w:tc>
      </w:tr>
      <w:tr w:rsidR="009F551E" w14:paraId="62AC86F4" w14:textId="77777777" w:rsidTr="2FEEB2A7">
        <w:tc>
          <w:tcPr>
            <w:tcW w:w="18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75822D1" w14:textId="77777777" w:rsidR="009F551E" w:rsidRDefault="00565F4A">
            <w:r>
              <w:rPr>
                <w:b/>
                <w:bCs/>
                <w:sz w:val="20"/>
                <w:szCs w:val="20"/>
              </w:rPr>
              <w:t>Absorption</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B3C737B" w14:textId="77777777" w:rsidR="009F551E" w:rsidRDefault="00565F4A">
            <w:r>
              <w:rPr>
                <w:sz w:val="20"/>
                <w:szCs w:val="20"/>
              </w:rPr>
              <w:t>Protéger les ménages pendant les crises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927216E" w14:textId="77777777" w:rsidR="009F551E" w:rsidRDefault="00565F4A">
            <w:r>
              <w:rPr>
                <w:sz w:val="20"/>
                <w:szCs w:val="20"/>
              </w:rPr>
              <w:t>Assistance alimentaire &amp; monétaire, filets sociaux, nutrition, AVEC, assurance agricole</w:t>
            </w:r>
          </w:p>
        </w:tc>
        <w:tc>
          <w:tcPr>
            <w:tcW w:w="2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D3A5A72" w14:textId="77777777" w:rsidR="009F551E" w:rsidRDefault="00565F4A">
            <w:r>
              <w:rPr>
                <w:sz w:val="20"/>
                <w:szCs w:val="20"/>
              </w:rPr>
              <w:t>Préservation des actifs et des moyens d'existence</w:t>
            </w:r>
          </w:p>
        </w:tc>
      </w:tr>
      <w:tr w:rsidR="009F551E" w14:paraId="54913E05" w14:textId="77777777" w:rsidTr="2FEEB2A7">
        <w:tc>
          <w:tcPr>
            <w:tcW w:w="184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FC219AF" w14:textId="77777777" w:rsidR="009F551E" w:rsidRDefault="00565F4A">
            <w:r>
              <w:rPr>
                <w:b/>
                <w:bCs/>
                <w:sz w:val="20"/>
                <w:szCs w:val="20"/>
              </w:rPr>
              <w:t>Adaptation</w:t>
            </w:r>
          </w:p>
        </w:tc>
        <w:tc>
          <w:tcPr>
            <w:tcW w:w="187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45FF64A" w14:textId="77777777" w:rsidR="009F551E" w:rsidRDefault="00565F4A">
            <w:r>
              <w:rPr>
                <w:sz w:val="20"/>
                <w:szCs w:val="20"/>
              </w:rPr>
              <w:t>Renforcer durablement les moyens de subsistance</w:t>
            </w:r>
          </w:p>
        </w:tc>
        <w:tc>
          <w:tcPr>
            <w:tcW w:w="293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07832B4" w14:textId="77777777" w:rsidR="009F551E" w:rsidRDefault="00565F4A">
            <w:r>
              <w:rPr>
                <w:sz w:val="20"/>
                <w:szCs w:val="20"/>
              </w:rPr>
              <w:t>SAMS, chaînes de valeur, RRT, infrastructures productives, pratiques climato-intelligentes</w:t>
            </w:r>
          </w:p>
        </w:tc>
        <w:tc>
          <w:tcPr>
            <w:tcW w:w="238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E3DD13F" w14:textId="77777777" w:rsidR="009F551E" w:rsidRDefault="00565F4A">
            <w:r>
              <w:rPr>
                <w:sz w:val="20"/>
                <w:szCs w:val="20"/>
              </w:rPr>
              <w:t>Stabilisation des revenus et résilience économique durable</w:t>
            </w:r>
          </w:p>
        </w:tc>
      </w:tr>
      <w:tr w:rsidR="009F551E" w14:paraId="2F53EFB6" w14:textId="77777777" w:rsidTr="2FEEB2A7">
        <w:tc>
          <w:tcPr>
            <w:tcW w:w="184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3052174" w14:textId="77777777" w:rsidR="009F551E" w:rsidRDefault="00565F4A">
            <w:r>
              <w:rPr>
                <w:b/>
                <w:bCs/>
                <w:sz w:val="20"/>
                <w:szCs w:val="20"/>
              </w:rPr>
              <w:t>Transformation</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6E13E99" w14:textId="77777777" w:rsidR="009F551E" w:rsidRDefault="00565F4A">
            <w:r>
              <w:rPr>
                <w:sz w:val="20"/>
                <w:szCs w:val="20"/>
              </w:rPr>
              <w:t>Pérenniser et mettre à l'échelle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A2B5D29" w14:textId="77777777" w:rsidR="009F551E" w:rsidRDefault="00565F4A">
            <w:r>
              <w:rPr>
                <w:sz w:val="20"/>
                <w:szCs w:val="20"/>
              </w:rPr>
              <w:t>Politiques publiques, gouvernance, innovation, digitalisation, énergies propres, recherche</w:t>
            </w:r>
          </w:p>
        </w:tc>
        <w:tc>
          <w:tcPr>
            <w:tcW w:w="2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CA19EC0" w14:textId="77777777" w:rsidR="009F551E" w:rsidRDefault="00565F4A">
            <w:r>
              <w:rPr>
                <w:sz w:val="20"/>
                <w:szCs w:val="20"/>
              </w:rPr>
              <w:t>Changement systémique et durabilité institutionnelle à long terme</w:t>
            </w:r>
          </w:p>
        </w:tc>
      </w:tr>
    </w:tbl>
    <w:p w14:paraId="421FE94A" w14:textId="77777777" w:rsidR="009F551E" w:rsidRDefault="00565F4A">
      <w:r>
        <w:br w:type="page"/>
      </w:r>
    </w:p>
    <w:p w14:paraId="5D45A35B" w14:textId="77777777" w:rsidR="009F551E" w:rsidRDefault="00565F4A">
      <w:pPr>
        <w:pStyle w:val="Heading1"/>
        <w:spacing w:before="300" w:after="120"/>
      </w:pPr>
      <w:r>
        <w:t>V. Principes fondamentaux, facteurs de changement et approches opérationnelles</w:t>
      </w:r>
    </w:p>
    <w:p w14:paraId="5398D457" w14:textId="77777777" w:rsidR="009F551E" w:rsidRDefault="009F551E">
      <w:pPr>
        <w:pBdr>
          <w:bottom w:val="single" w:sz="6" w:space="1" w:color="0071BC"/>
        </w:pBdr>
        <w:spacing w:after="160"/>
      </w:pPr>
    </w:p>
    <w:p w14:paraId="2916F83B" w14:textId="77777777" w:rsidR="009F551E" w:rsidRDefault="00565F4A">
      <w:pPr>
        <w:pStyle w:val="Heading2"/>
        <w:spacing w:before="300"/>
      </w:pPr>
      <w:r>
        <w:t>5.1 Douze principes fondamentaux</w:t>
      </w:r>
    </w:p>
    <w:p w14:paraId="675A16E3" w14:textId="3243D29D" w:rsidR="009F551E" w:rsidRDefault="00565F4A" w:rsidP="2FEEB2A7">
      <w:pPr>
        <w:spacing w:before="60" w:after="100" w:line="276" w:lineRule="auto"/>
        <w:jc w:val="both"/>
      </w:pPr>
      <w:r>
        <w:t>Conformément à la politique de résilience du PAM de 2015 et aux Orientations communes des Nations Unies de 2020, douze principes communs guident la conception et la mise en œuvre des programmes intégrés de renforcement de la résilience :</w:t>
      </w:r>
    </w:p>
    <w:p w14:paraId="062CFE53" w14:textId="77777777" w:rsidR="009F551E" w:rsidRDefault="00565F4A">
      <w:pPr>
        <w:spacing w:before="160" w:after="60"/>
      </w:pPr>
      <w:r>
        <w:rPr>
          <w:b/>
          <w:bCs/>
          <w:color w:val="0071BC"/>
          <w:sz w:val="20"/>
          <w:szCs w:val="20"/>
        </w:rPr>
        <w:t xml:space="preserve">Tableau 4 : </w:t>
      </w:r>
      <w:r>
        <w:rPr>
          <w:i/>
          <w:iCs/>
          <w:sz w:val="20"/>
          <w:szCs w:val="20"/>
        </w:rPr>
        <w:t>Les douze principes fondamentaux de la stratégie de résilience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5"/>
        <w:gridCol w:w="4921"/>
      </w:tblGrid>
      <w:tr w:rsidR="009F551E" w14:paraId="79957DE6"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0725734C" w14:textId="77777777" w:rsidR="009F551E" w:rsidRDefault="00565F4A" w:rsidP="2FEEB2A7">
            <w:r w:rsidRPr="2FEEB2A7">
              <w:rPr>
                <w:b/>
                <w:bCs/>
                <w:color w:val="FFFFFF" w:themeColor="background1"/>
                <w:sz w:val="20"/>
                <w:szCs w:val="20"/>
              </w:rPr>
              <w:t>Domaine</w:t>
            </w:r>
          </w:p>
        </w:tc>
        <w:tc>
          <w:tcPr>
            <w:tcW w:w="2305"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42C4E67A" w14:textId="77777777" w:rsidR="009F551E" w:rsidRDefault="00565F4A" w:rsidP="2FEEB2A7">
            <w:r w:rsidRPr="2FEEB2A7">
              <w:rPr>
                <w:b/>
                <w:bCs/>
                <w:color w:val="FFFFFF" w:themeColor="background1"/>
                <w:sz w:val="20"/>
                <w:szCs w:val="20"/>
              </w:rPr>
              <w:t>Principe</w:t>
            </w:r>
          </w:p>
        </w:tc>
        <w:tc>
          <w:tcPr>
            <w:tcW w:w="4921"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6CAB52F" w14:textId="77777777" w:rsidR="009F551E" w:rsidRDefault="00565F4A" w:rsidP="2FEEB2A7">
            <w:r w:rsidRPr="2FEEB2A7">
              <w:rPr>
                <w:b/>
                <w:bCs/>
                <w:color w:val="FFFFFF" w:themeColor="background1"/>
                <w:sz w:val="20"/>
                <w:szCs w:val="20"/>
              </w:rPr>
              <w:t>Description</w:t>
            </w:r>
          </w:p>
        </w:tc>
      </w:tr>
      <w:tr w:rsidR="009F551E" w14:paraId="68038990"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770BD8BD" w14:textId="77777777" w:rsidR="009F551E" w:rsidRDefault="00565F4A" w:rsidP="2FEEB2A7">
            <w:r w:rsidRPr="2FEEB2A7">
              <w:rPr>
                <w:sz w:val="20"/>
                <w:szCs w:val="20"/>
              </w:rPr>
              <w:t>Résilience de qui ?</w:t>
            </w:r>
          </w:p>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C86B1FD" w14:textId="77777777" w:rsidR="009F551E" w:rsidRDefault="00565F4A" w:rsidP="2FEEB2A7">
            <w:r w:rsidRPr="2FEEB2A7">
              <w:rPr>
                <w:b/>
                <w:bCs/>
                <w:sz w:val="20"/>
                <w:szCs w:val="20"/>
              </w:rPr>
              <w:t>P1 – Groupe cible</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7666FCF7" w14:textId="77777777" w:rsidR="009F551E" w:rsidRDefault="00565F4A" w:rsidP="2FEEB2A7">
            <w:r w:rsidRPr="2FEEB2A7">
              <w:rPr>
                <w:sz w:val="20"/>
                <w:szCs w:val="20"/>
              </w:rPr>
              <w:t>Cibler les personnes et communautés en insécurité alimentaire et nutritionnelle récurrente : femmes, jeunes, personnes marginalisées, institutions locales. Inclure les ménages vulnérables disposant de potentialités productives et les organisations paysannes avec terres ou excédents commercialisables.</w:t>
            </w:r>
          </w:p>
        </w:tc>
      </w:tr>
      <w:tr w:rsidR="009F551E" w14:paraId="2AB717DD"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6AC140A3" w14:textId="77777777" w:rsidR="009F551E" w:rsidRDefault="00565F4A" w:rsidP="2FEEB2A7">
            <w:r w:rsidRPr="2FEEB2A7">
              <w:rPr>
                <w:sz w:val="20"/>
                <w:szCs w:val="20"/>
              </w:rPr>
              <w:t>Résilience à quoi ?</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12D99990" w14:textId="77777777" w:rsidR="009F551E" w:rsidRDefault="00565F4A" w:rsidP="2FEEB2A7">
            <w:r w:rsidRPr="2FEEB2A7">
              <w:rPr>
                <w:b/>
                <w:bCs/>
                <w:sz w:val="20"/>
                <w:szCs w:val="20"/>
              </w:rPr>
              <w:t>P2 – Chocs et stress</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40E4F5D1" w14:textId="6BF9F785" w:rsidR="009F551E" w:rsidRDefault="00565F4A" w:rsidP="2FEEB2A7">
            <w:r w:rsidRPr="2FEEB2A7">
              <w:rPr>
                <w:sz w:val="20"/>
                <w:szCs w:val="20"/>
              </w:rPr>
              <w:t xml:space="preserve">Concentrer les efforts sur les chocs climatiques (sécheresses, inondations, cyclones), </w:t>
            </w:r>
            <w:ins w:id="245" w:author="Jules LYOTHIER" w:date="2026-05-06T06:45:00Z" w16du:dateUtc="2026-05-06T06:45:19Z">
              <w:r w:rsidR="4A2FBEE7" w:rsidRPr="2FEEB2A7">
                <w:rPr>
                  <w:sz w:val="20"/>
                  <w:szCs w:val="20"/>
                </w:rPr>
                <w:t>socio-</w:t>
              </w:r>
            </w:ins>
            <w:r w:rsidRPr="2FEEB2A7">
              <w:rPr>
                <w:sz w:val="20"/>
                <w:szCs w:val="20"/>
              </w:rPr>
              <w:t>économiques et les facteurs de stress environnementaux et saisonniers.</w:t>
            </w:r>
          </w:p>
        </w:tc>
      </w:tr>
      <w:tr w:rsidR="009F551E" w14:paraId="5417FEC3"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4D1B30F5" w14:textId="77777777" w:rsidR="009F551E" w:rsidRDefault="00565F4A" w:rsidP="2FEEB2A7">
            <w:r w:rsidRPr="2FEEB2A7">
              <w:rPr>
                <w:sz w:val="20"/>
                <w:szCs w:val="20"/>
              </w:rPr>
              <w:t>Résilience à travers quoi ?</w:t>
            </w:r>
          </w:p>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2731FF45" w14:textId="77777777" w:rsidR="009F551E" w:rsidRDefault="00565F4A" w:rsidP="2FEEB2A7">
            <w:r w:rsidRPr="2FEEB2A7">
              <w:rPr>
                <w:b/>
                <w:bCs/>
                <w:sz w:val="20"/>
                <w:szCs w:val="20"/>
              </w:rPr>
              <w:t>P3 – Analyse de risque</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441AD2DB" w14:textId="77777777" w:rsidR="009F551E" w:rsidRDefault="00565F4A" w:rsidP="2FEEB2A7">
            <w:r w:rsidRPr="2FEEB2A7">
              <w:rPr>
                <w:sz w:val="20"/>
                <w:szCs w:val="20"/>
              </w:rPr>
              <w:t>Prioriser les zones et interventions sur la base d'une analyse intégrée du contexte, d'une programmation saisonnière et d'une participation communautaire.</w:t>
            </w:r>
          </w:p>
        </w:tc>
      </w:tr>
      <w:tr w:rsidR="009F551E" w14:paraId="17E8DA2C"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37956B90"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A4C3C4A" w14:textId="77777777" w:rsidR="009F551E" w:rsidRDefault="00565F4A" w:rsidP="2FEEB2A7">
            <w:r w:rsidRPr="2FEEB2A7">
              <w:rPr>
                <w:b/>
                <w:bCs/>
                <w:sz w:val="20"/>
                <w:szCs w:val="20"/>
              </w:rPr>
              <w:t>P4 – Do no harm</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9B1DFF0" w14:textId="77777777" w:rsidR="009F551E" w:rsidRDefault="00565F4A" w:rsidP="2FEEB2A7">
            <w:r w:rsidRPr="2FEEB2A7">
              <w:rPr>
                <w:sz w:val="20"/>
                <w:szCs w:val="20"/>
              </w:rPr>
              <w:t>Fonder les décisions sur l'analyse du contexte, incluant la sensibilité aux conflits et les risques de protection, avec des mécanismes de plaintes opérationnels.</w:t>
            </w:r>
          </w:p>
        </w:tc>
      </w:tr>
      <w:tr w:rsidR="009F551E" w14:paraId="1E9D35AC"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5B06979C"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26F31C68" w14:textId="77777777" w:rsidR="009F551E" w:rsidRDefault="00565F4A" w:rsidP="2FEEB2A7">
            <w:r w:rsidRPr="2FEEB2A7">
              <w:rPr>
                <w:b/>
                <w:bCs/>
                <w:sz w:val="20"/>
                <w:szCs w:val="20"/>
              </w:rPr>
              <w:t>P5 – Capacités de résilience</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5795885D" w14:textId="77777777" w:rsidR="009F551E" w:rsidRDefault="00565F4A" w:rsidP="2FEEB2A7">
            <w:r w:rsidRPr="2FEEB2A7">
              <w:rPr>
                <w:sz w:val="20"/>
                <w:szCs w:val="20"/>
              </w:rPr>
              <w:t>Renforcer les quatre capacités fondamentales : préparation, absorption, adaptation et transformation.</w:t>
            </w:r>
          </w:p>
        </w:tc>
      </w:tr>
      <w:tr w:rsidR="009F551E" w14:paraId="478EA040"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1020D1D1"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61DF998" w14:textId="77777777" w:rsidR="009F551E" w:rsidRDefault="00565F4A" w:rsidP="2FEEB2A7">
            <w:r w:rsidRPr="2FEEB2A7">
              <w:rPr>
                <w:b/>
                <w:bCs/>
                <w:sz w:val="20"/>
                <w:szCs w:val="20"/>
              </w:rPr>
              <w:t>P6 – Multi-niveaux et multisecteurs</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6FD1EAC" w14:textId="77777777" w:rsidR="009F551E" w:rsidRDefault="00565F4A" w:rsidP="2FEEB2A7">
            <w:r w:rsidRPr="2FEEB2A7">
              <w:rPr>
                <w:sz w:val="20"/>
                <w:szCs w:val="20"/>
              </w:rPr>
              <w:t>Collaborer avec des partenaires complémentaires pour promouvoir la résilience à travers des interventions intégrées et séquencées.</w:t>
            </w:r>
          </w:p>
        </w:tc>
      </w:tr>
      <w:tr w:rsidR="009F551E" w14:paraId="14FE7323"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45A68314"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FFF6937" w14:textId="77777777" w:rsidR="009F551E" w:rsidRDefault="00565F4A" w:rsidP="2FEEB2A7">
            <w:r w:rsidRPr="2FEEB2A7">
              <w:rPr>
                <w:b/>
                <w:bCs/>
                <w:sz w:val="20"/>
                <w:szCs w:val="20"/>
              </w:rPr>
              <w:t>P7 – Interventions en couches</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24741961" w14:textId="77777777" w:rsidR="009F551E" w:rsidRDefault="00565F4A" w:rsidP="2FEEB2A7">
            <w:r w:rsidRPr="2FEEB2A7">
              <w:rPr>
                <w:sz w:val="20"/>
                <w:szCs w:val="20"/>
              </w:rPr>
              <w:t>Renforcer la résilience par des programmes multipartenaires pluriannuels, adaptés au contexte local.</w:t>
            </w:r>
          </w:p>
        </w:tc>
      </w:tr>
      <w:tr w:rsidR="009F551E" w14:paraId="5D6CE823"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0093B17A"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3D0C4BCB" w14:textId="77777777" w:rsidR="009F551E" w:rsidRDefault="00565F4A" w:rsidP="2FEEB2A7">
            <w:r w:rsidRPr="2FEEB2A7">
              <w:rPr>
                <w:b/>
                <w:bCs/>
                <w:sz w:val="20"/>
                <w:szCs w:val="20"/>
              </w:rPr>
              <w:t>P8 – Vulnérabilités</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1BC4869D" w14:textId="77777777" w:rsidR="009F551E" w:rsidRDefault="00565F4A" w:rsidP="2FEEB2A7">
            <w:r w:rsidRPr="2FEEB2A7">
              <w:rPr>
                <w:sz w:val="20"/>
                <w:szCs w:val="20"/>
              </w:rPr>
              <w:t>S'attaquer aux causes profondes de la vulnérabilité, au-delà des symptômes immédiats.</w:t>
            </w:r>
          </w:p>
        </w:tc>
      </w:tr>
      <w:tr w:rsidR="009F551E" w14:paraId="3086A1E1"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36125BE9"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795CC146" w14:textId="77777777" w:rsidR="009F551E" w:rsidRDefault="00565F4A" w:rsidP="2FEEB2A7">
            <w:r w:rsidRPr="2FEEB2A7">
              <w:rPr>
                <w:b/>
                <w:bCs/>
                <w:sz w:val="20"/>
                <w:szCs w:val="20"/>
              </w:rPr>
              <w:t>P9 – Changement systémique</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766F8D24" w14:textId="77777777" w:rsidR="009F551E" w:rsidRDefault="00565F4A" w:rsidP="2FEEB2A7">
            <w:r w:rsidRPr="2FEEB2A7">
              <w:rPr>
                <w:sz w:val="20"/>
                <w:szCs w:val="20"/>
              </w:rPr>
              <w:t>Viser un changement durable au niveau des systèmes alimentaires et des institutions.</w:t>
            </w:r>
          </w:p>
        </w:tc>
      </w:tr>
      <w:tr w:rsidR="009F551E" w14:paraId="565F3178"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37FCFBB2" w14:textId="77777777" w:rsidR="009F551E" w:rsidRDefault="00565F4A" w:rsidP="2FEEB2A7">
            <w:r w:rsidRPr="2FEEB2A7">
              <w:rPr>
                <w:sz w:val="20"/>
                <w:szCs w:val="20"/>
              </w:rPr>
              <w:t>Résilience avec qui ?</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F50B606" w14:textId="77777777" w:rsidR="009F551E" w:rsidRDefault="00565F4A" w:rsidP="2FEEB2A7">
            <w:r w:rsidRPr="2FEEB2A7">
              <w:rPr>
                <w:b/>
                <w:bCs/>
                <w:sz w:val="20"/>
                <w:szCs w:val="20"/>
              </w:rPr>
              <w:t>P10 – Parties prenantes</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66406A1" w14:textId="77777777" w:rsidR="009F551E" w:rsidRDefault="00565F4A" w:rsidP="2FEEB2A7">
            <w:r w:rsidRPr="2FEEB2A7">
              <w:rPr>
                <w:sz w:val="20"/>
                <w:szCs w:val="20"/>
              </w:rPr>
              <w:t>Impliquer les parties prenantes à tous les niveaux et secteurs, y compris les communautés.</w:t>
            </w:r>
          </w:p>
        </w:tc>
      </w:tr>
      <w:tr w:rsidR="009F551E" w14:paraId="2A64AA4C"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CF9A06A" w14:textId="77777777" w:rsidR="009F551E" w:rsidRDefault="009F551E" w:rsidP="2FEEB2A7"/>
        </w:tc>
        <w:tc>
          <w:tcPr>
            <w:tcW w:w="230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2F8BB17D" w14:textId="77777777" w:rsidR="009F551E" w:rsidRDefault="00565F4A" w:rsidP="2FEEB2A7">
            <w:r w:rsidRPr="2FEEB2A7">
              <w:rPr>
                <w:b/>
                <w:bCs/>
                <w:sz w:val="20"/>
                <w:szCs w:val="20"/>
              </w:rPr>
              <w:t>P11 – Partenaires</w:t>
            </w:r>
          </w:p>
        </w:tc>
        <w:tc>
          <w:tcPr>
            <w:tcW w:w="4921"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D24DDFB" w14:textId="77777777" w:rsidR="009F551E" w:rsidRDefault="00565F4A" w:rsidP="2FEEB2A7">
            <w:r w:rsidRPr="2FEEB2A7">
              <w:rPr>
                <w:sz w:val="20"/>
                <w:szCs w:val="20"/>
              </w:rPr>
              <w:t>S'engager avec un large éventail de partenaires opérationnels et stratégiques.</w:t>
            </w:r>
          </w:p>
        </w:tc>
      </w:tr>
      <w:tr w:rsidR="009F551E" w14:paraId="57666488" w14:textId="77777777" w:rsidTr="2FEEB2A7">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2E5DD5A" w14:textId="77777777" w:rsidR="009F551E" w:rsidRDefault="00565F4A" w:rsidP="2FEEB2A7">
            <w:r w:rsidRPr="2FEEB2A7">
              <w:rPr>
                <w:sz w:val="20"/>
                <w:szCs w:val="20"/>
              </w:rPr>
              <w:t>Apprentissage</w:t>
            </w:r>
          </w:p>
        </w:tc>
        <w:tc>
          <w:tcPr>
            <w:tcW w:w="230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769CB4A" w14:textId="77777777" w:rsidR="009F551E" w:rsidRDefault="00565F4A" w:rsidP="2FEEB2A7">
            <w:r w:rsidRPr="2FEEB2A7">
              <w:rPr>
                <w:b/>
                <w:bCs/>
                <w:sz w:val="20"/>
                <w:szCs w:val="20"/>
              </w:rPr>
              <w:t>P12 – Apprendre et innover</w:t>
            </w:r>
          </w:p>
        </w:tc>
        <w:tc>
          <w:tcPr>
            <w:tcW w:w="49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30A8D0FE" w14:textId="77777777" w:rsidR="009F551E" w:rsidRDefault="00565F4A" w:rsidP="2FEEB2A7">
            <w:r w:rsidRPr="2FEEB2A7">
              <w:rPr>
                <w:sz w:val="20"/>
                <w:szCs w:val="20"/>
              </w:rPr>
              <w:t>Mettre en place des systèmes pour soutenir l'apprentissage, l'adaptation continue et l'innovation programmatique.</w:t>
            </w:r>
          </w:p>
        </w:tc>
      </w:tr>
    </w:tbl>
    <w:p w14:paraId="3ADDB622" w14:textId="77777777" w:rsidR="009F551E" w:rsidRDefault="00565F4A">
      <w:pPr>
        <w:pStyle w:val="Heading2"/>
        <w:spacing w:before="300"/>
      </w:pPr>
      <w:r>
        <w:t>5.2 Quatre facteurs de changement</w:t>
      </w:r>
    </w:p>
    <w:p w14:paraId="4B4D611A" w14:textId="67DD24BA" w:rsidR="009F551E" w:rsidRDefault="00565F4A" w:rsidP="2FEEB2A7">
      <w:pPr>
        <w:spacing w:before="60" w:after="100" w:line="276" w:lineRule="auto"/>
        <w:jc w:val="both"/>
      </w:pPr>
      <w:r>
        <w:t>La stratégie repose sur quatre facteurs de changement structurants qui définissent la manière dont les interventions doivent être conçues et mises en œuvre pour produire des effets durables :</w:t>
      </w:r>
    </w:p>
    <w:p w14:paraId="729308CB" w14:textId="77777777" w:rsidR="009F551E" w:rsidRDefault="00565F4A">
      <w:pPr>
        <w:spacing w:before="160" w:after="60"/>
      </w:pPr>
      <w:r>
        <w:rPr>
          <w:b/>
          <w:bCs/>
          <w:color w:val="0071BC"/>
          <w:sz w:val="20"/>
          <w:szCs w:val="20"/>
        </w:rPr>
        <w:t xml:space="preserve">Tableau 5 : </w:t>
      </w:r>
      <w:r>
        <w:rPr>
          <w:i/>
          <w:iCs/>
          <w:sz w:val="20"/>
          <w:szCs w:val="20"/>
        </w:rPr>
        <w:t>Quatre facteurs de changement : état actuel, définition opérationnelle et résultats attendus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2833"/>
        <w:gridCol w:w="2190"/>
        <w:gridCol w:w="2218"/>
      </w:tblGrid>
      <w:tr w:rsidR="009F551E" w14:paraId="2155163E" w14:textId="77777777" w:rsidTr="2FEEB2A7">
        <w:tc>
          <w:tcPr>
            <w:tcW w:w="1785"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0DC55899" w14:textId="77777777" w:rsidR="009F551E" w:rsidRDefault="00565F4A">
            <w:pPr>
              <w:jc w:val="center"/>
            </w:pPr>
            <w:r>
              <w:rPr>
                <w:b/>
                <w:bCs/>
                <w:color w:val="FFFFFF"/>
                <w:sz w:val="20"/>
                <w:szCs w:val="20"/>
              </w:rPr>
              <w:t>Facteur</w:t>
            </w:r>
          </w:p>
        </w:tc>
        <w:tc>
          <w:tcPr>
            <w:tcW w:w="2833"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6E49B01" w14:textId="77777777" w:rsidR="009F551E" w:rsidRDefault="00565F4A">
            <w:pPr>
              <w:jc w:val="center"/>
            </w:pPr>
            <w:r>
              <w:rPr>
                <w:b/>
                <w:bCs/>
                <w:color w:val="FFFFFF"/>
                <w:sz w:val="20"/>
                <w:szCs w:val="20"/>
              </w:rPr>
              <w:t>Définition opérationnelle</w:t>
            </w:r>
          </w:p>
        </w:tc>
        <w:tc>
          <w:tcPr>
            <w:tcW w:w="219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B1B62C2" w14:textId="77777777" w:rsidR="009F551E" w:rsidRDefault="00565F4A">
            <w:pPr>
              <w:jc w:val="center"/>
            </w:pPr>
            <w:r>
              <w:rPr>
                <w:b/>
                <w:bCs/>
                <w:color w:val="FFFFFF"/>
                <w:sz w:val="20"/>
                <w:szCs w:val="20"/>
              </w:rPr>
              <w:t>État actuel à dépasser</w:t>
            </w:r>
          </w:p>
        </w:tc>
        <w:tc>
          <w:tcPr>
            <w:tcW w:w="2218"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4A88DD0" w14:textId="77777777" w:rsidR="009F551E" w:rsidRDefault="00565F4A">
            <w:pPr>
              <w:jc w:val="center"/>
            </w:pPr>
            <w:r>
              <w:rPr>
                <w:b/>
                <w:bCs/>
                <w:color w:val="FFFFFF"/>
                <w:sz w:val="20"/>
                <w:szCs w:val="20"/>
              </w:rPr>
              <w:t>Résultat attendu</w:t>
            </w:r>
          </w:p>
        </w:tc>
      </w:tr>
      <w:tr w:rsidR="009F551E" w14:paraId="4E004895" w14:textId="77777777" w:rsidTr="2FEEB2A7">
        <w:tc>
          <w:tcPr>
            <w:tcW w:w="1785"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58430C68" w14:textId="77777777" w:rsidR="009F551E" w:rsidRDefault="00565F4A">
            <w:r>
              <w:rPr>
                <w:b/>
                <w:bCs/>
                <w:sz w:val="20"/>
                <w:szCs w:val="20"/>
              </w:rPr>
              <w:t>Convergence</w:t>
            </w:r>
          </w:p>
        </w:tc>
        <w:tc>
          <w:tcPr>
            <w:tcW w:w="283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F3FE15A" w14:textId="77777777" w:rsidR="009F551E" w:rsidRDefault="00565F4A">
            <w:r>
              <w:rPr>
                <w:sz w:val="20"/>
                <w:szCs w:val="20"/>
              </w:rPr>
              <w:t>Interventions mises en œuvre dans les mêmes zones géographiques, ciblant les mêmes bénéficiaires, exécutées par les mêmes partenaires compétents.</w:t>
            </w:r>
          </w:p>
        </w:tc>
        <w:tc>
          <w:tcPr>
            <w:tcW w:w="219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70B4FEED" w14:textId="77777777" w:rsidR="009F551E" w:rsidRDefault="00565F4A">
            <w:r>
              <w:rPr>
                <w:sz w:val="20"/>
                <w:szCs w:val="20"/>
              </w:rPr>
              <w:t>Saupoudrage des actions</w:t>
            </w:r>
          </w:p>
        </w:tc>
        <w:tc>
          <w:tcPr>
            <w:tcW w:w="2218"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6AA4C401" w14:textId="77777777" w:rsidR="009F551E" w:rsidRDefault="00565F4A">
            <w:r>
              <w:rPr>
                <w:sz w:val="20"/>
                <w:szCs w:val="20"/>
              </w:rPr>
              <w:t>Impacts durables et synergiques</w:t>
            </w:r>
          </w:p>
        </w:tc>
      </w:tr>
      <w:tr w:rsidR="009F551E" w14:paraId="4427F996" w14:textId="77777777" w:rsidTr="2FEEB2A7">
        <w:tc>
          <w:tcPr>
            <w:tcW w:w="17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BED5D62" w14:textId="77777777" w:rsidR="009F551E" w:rsidRDefault="00565F4A">
            <w:r>
              <w:rPr>
                <w:b/>
                <w:bCs/>
                <w:sz w:val="20"/>
                <w:szCs w:val="20"/>
              </w:rPr>
              <w:t>Concentration</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C246FF6" w14:textId="77777777" w:rsidR="009F551E" w:rsidRDefault="00565F4A">
            <w:r>
              <w:rPr>
                <w:sz w:val="20"/>
                <w:szCs w:val="20"/>
              </w:rPr>
              <w:t>Différentes interventions réalisées de manière synergique et intégrée.</w:t>
            </w:r>
          </w:p>
        </w:tc>
        <w:tc>
          <w:tcPr>
            <w:tcW w:w="219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CE817D7" w14:textId="77777777" w:rsidR="009F551E" w:rsidRDefault="00565F4A">
            <w:r>
              <w:rPr>
                <w:sz w:val="20"/>
                <w:szCs w:val="20"/>
              </w:rPr>
              <w:t>Activités dispersées en silo</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6EE78D63" w14:textId="77777777" w:rsidR="009F551E" w:rsidRDefault="00565F4A">
            <w:r>
              <w:rPr>
                <w:sz w:val="20"/>
                <w:szCs w:val="20"/>
              </w:rPr>
              <w:t>Appropriation locale renforcée</w:t>
            </w:r>
          </w:p>
        </w:tc>
      </w:tr>
      <w:tr w:rsidR="009F551E" w14:paraId="2F652621" w14:textId="77777777" w:rsidTr="2FEEB2A7">
        <w:tc>
          <w:tcPr>
            <w:tcW w:w="1785"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4C9EDB9D" w14:textId="77777777" w:rsidR="009F551E" w:rsidRDefault="00565F4A">
            <w:r>
              <w:rPr>
                <w:b/>
                <w:bCs/>
                <w:sz w:val="20"/>
                <w:szCs w:val="20"/>
              </w:rPr>
              <w:t>Couverture</w:t>
            </w:r>
          </w:p>
        </w:tc>
        <w:tc>
          <w:tcPr>
            <w:tcW w:w="283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055BF400" w14:textId="77777777" w:rsidR="009F551E" w:rsidRDefault="00565F4A">
            <w:r>
              <w:rPr>
                <w:sz w:val="20"/>
                <w:szCs w:val="20"/>
              </w:rPr>
              <w:t>Interventions graduelles s'étendant sur 3 à 5 ans pour garantir des effets durables.</w:t>
            </w:r>
          </w:p>
        </w:tc>
        <w:tc>
          <w:tcPr>
            <w:tcW w:w="219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3AC4EEF" w14:textId="77777777" w:rsidR="009F551E" w:rsidRDefault="00565F4A">
            <w:r>
              <w:rPr>
                <w:sz w:val="20"/>
                <w:szCs w:val="20"/>
              </w:rPr>
              <w:t>Initiatives à petite échelle et court terme</w:t>
            </w:r>
          </w:p>
        </w:tc>
        <w:tc>
          <w:tcPr>
            <w:tcW w:w="2218"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745D03BC" w14:textId="77777777" w:rsidR="009F551E" w:rsidRDefault="00565F4A">
            <w:r>
              <w:rPr>
                <w:sz w:val="20"/>
                <w:szCs w:val="20"/>
              </w:rPr>
              <w:t>Réduction progressive des besoins humanitaires</w:t>
            </w:r>
          </w:p>
        </w:tc>
      </w:tr>
      <w:tr w:rsidR="009F551E" w14:paraId="26B7D68D" w14:textId="77777777" w:rsidTr="2FEEB2A7">
        <w:tc>
          <w:tcPr>
            <w:tcW w:w="178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67489F1" w14:textId="77777777" w:rsidR="009F551E" w:rsidRDefault="00565F4A">
            <w:r>
              <w:rPr>
                <w:b/>
                <w:bCs/>
                <w:sz w:val="20"/>
                <w:szCs w:val="20"/>
              </w:rPr>
              <w:t>Capacités</w:t>
            </w:r>
          </w:p>
        </w:tc>
        <w:tc>
          <w:tcPr>
            <w:tcW w:w="28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4FDCC71B" w14:textId="77777777" w:rsidR="009F551E" w:rsidRDefault="00565F4A">
            <w:r>
              <w:rPr>
                <w:sz w:val="20"/>
                <w:szCs w:val="20"/>
              </w:rPr>
              <w:t>Renforcement des compétences au niveau local et institutionnel, appropriation et autonomisation des acteurs.</w:t>
            </w:r>
          </w:p>
        </w:tc>
        <w:tc>
          <w:tcPr>
            <w:tcW w:w="219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63CF2781" w14:textId="77777777" w:rsidR="009F551E" w:rsidRDefault="00565F4A">
            <w:r>
              <w:rPr>
                <w:sz w:val="20"/>
                <w:szCs w:val="20"/>
              </w:rPr>
              <w:t>Dépendance à l'assistance externe</w:t>
            </w:r>
          </w:p>
        </w:tc>
        <w:tc>
          <w:tcPr>
            <w:tcW w:w="22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1D2B71C2" w14:textId="77777777" w:rsidR="009F551E" w:rsidRDefault="00565F4A">
            <w:r>
              <w:rPr>
                <w:sz w:val="20"/>
                <w:szCs w:val="20"/>
              </w:rPr>
              <w:t>Autonomisation et durabilité institutionnelle</w:t>
            </w:r>
          </w:p>
        </w:tc>
      </w:tr>
    </w:tbl>
    <w:p w14:paraId="48272D34" w14:textId="77777777" w:rsidR="009F551E" w:rsidRDefault="00565F4A">
      <w:pPr>
        <w:pStyle w:val="Heading2"/>
        <w:spacing w:before="300"/>
      </w:pPr>
      <w:r>
        <w:t>5.3 Approches opérationnelles promues</w:t>
      </w:r>
    </w:p>
    <w:p w14:paraId="21FE042D" w14:textId="77777777" w:rsidR="009F551E" w:rsidRDefault="00565F4A">
      <w:pPr>
        <w:pStyle w:val="Heading3"/>
        <w:spacing w:before="300" w:after="120"/>
      </w:pPr>
      <w:r>
        <w:rPr>
          <w:color w:val="404040"/>
          <w:sz w:val="26"/>
          <w:szCs w:val="26"/>
        </w:rPr>
        <w:t>Approche intégrée et convergente</w:t>
      </w:r>
    </w:p>
    <w:p w14:paraId="28F2F57C" w14:textId="77777777" w:rsidR="009F551E" w:rsidRDefault="00565F4A">
      <w:pPr>
        <w:spacing w:before="60" w:after="100" w:line="276" w:lineRule="auto"/>
        <w:jc w:val="both"/>
      </w:pPr>
      <w:r>
        <w:t>Le PAM reconnaît que le renforcement de la résilience à Madagascar nécessite une réponse intégrée, convergente, prolongée et évolutive, s'attaquant à la fois à la dégradation de l'environnement et au manque de moyens de production des communautés, ainsi qu'à la vulnérabilité chronique des ménages et à l'absence de moyens de subsistance suffisants. Mise en œuvre dans le cadre d'un programme pluriannuel, la stratégie vise un impact transformateur au niveau communautaire, où les communautés elles-mêmes maintiennent et font progresser leurs acquis.</w:t>
      </w:r>
    </w:p>
    <w:p w14:paraId="0BC0664C" w14:textId="77777777" w:rsidR="009F551E" w:rsidRDefault="009F551E">
      <w:pPr>
        <w:spacing w:before="80"/>
      </w:pPr>
    </w:p>
    <w:p w14:paraId="6F2139B0" w14:textId="77777777" w:rsidR="009F551E" w:rsidRDefault="00565F4A">
      <w:pPr>
        <w:pStyle w:val="Heading3"/>
        <w:spacing w:before="300" w:after="120"/>
      </w:pPr>
      <w:r>
        <w:rPr>
          <w:color w:val="404040"/>
          <w:sz w:val="26"/>
          <w:szCs w:val="26"/>
        </w:rPr>
        <w:t>Planification participative (approche 3PA)</w:t>
      </w:r>
    </w:p>
    <w:p w14:paraId="68AF0B19" w14:textId="77777777" w:rsidR="009F551E" w:rsidRDefault="00565F4A">
      <w:pPr>
        <w:spacing w:before="60" w:after="100" w:line="276" w:lineRule="auto"/>
        <w:jc w:val="both"/>
      </w:pPr>
      <w:r>
        <w:t xml:space="preserve">La stratégie utilise l'approche à trois niveaux (3PA), qui ancre les activités au niveau communautaire et fournit un cadre légitime et unifié dans lequel tous les partenaires du développement peuvent opérer. L'appropriation locale joue un rôle clé dans la qualité des actifs et l'engagement des communautés pour leur durabilité à long terme. Les trois piliers de </w:t>
      </w:r>
      <w:commentRangeStart w:id="246"/>
      <w:commentRangeStart w:id="247"/>
      <w:r>
        <w:t xml:space="preserve">l'approche 3PA </w:t>
      </w:r>
      <w:commentRangeEnd w:id="246"/>
      <w:r w:rsidR="00DF64A7">
        <w:rPr>
          <w:rStyle w:val="CommentReference"/>
          <w:sz w:val="22"/>
          <w:szCs w:val="22"/>
        </w:rPr>
        <w:commentReference w:id="246"/>
      </w:r>
      <w:commentRangeEnd w:id="247"/>
      <w:r>
        <w:rPr>
          <w:rStyle w:val="CommentReference"/>
          <w:sz w:val="22"/>
          <w:szCs w:val="22"/>
        </w:rPr>
        <w:commentReference w:id="247"/>
      </w:r>
      <w:r>
        <w:t>sont :</w:t>
      </w:r>
    </w:p>
    <w:p w14:paraId="1E49A928" w14:textId="6403D2C2" w:rsidR="009F551E" w:rsidRDefault="00565F4A">
      <w:pPr>
        <w:pStyle w:val="ListParagraph"/>
        <w:numPr>
          <w:ilvl w:val="0"/>
          <w:numId w:val="22"/>
        </w:numPr>
        <w:spacing w:before="40" w:after="60"/>
      </w:pPr>
      <w:r>
        <w:t xml:space="preserve">Analyse Intégrée du Contexte (AIC) : identification des facteurs déterminants de l'insécurité alimentaire et </w:t>
      </w:r>
      <w:r w:rsidR="659EEE0A">
        <w:t>géoréférencement</w:t>
      </w:r>
      <w:r>
        <w:t xml:space="preserve"> des communes historiquement vulnérables.</w:t>
      </w:r>
    </w:p>
    <w:p w14:paraId="0AEB2CAA" w14:textId="77777777" w:rsidR="009F551E" w:rsidRDefault="00565F4A">
      <w:pPr>
        <w:pStyle w:val="ListParagraph"/>
        <w:numPr>
          <w:ilvl w:val="0"/>
          <w:numId w:val="22"/>
        </w:numPr>
        <w:spacing w:before="40" w:after="60"/>
      </w:pPr>
      <w:r>
        <w:t>Programmation Saisonnière des Moyens de Subsistance (PSMS) : inventaire des moyens d'existence et du calendrier optimal de mise en œuvre, avec identification des risques à mitiger.</w:t>
      </w:r>
    </w:p>
    <w:p w14:paraId="2A61A1D9" w14:textId="222E02A3" w:rsidR="009F551E" w:rsidRDefault="00565F4A" w:rsidP="2FEEB2A7">
      <w:pPr>
        <w:pStyle w:val="ListParagraph"/>
        <w:numPr>
          <w:ilvl w:val="0"/>
          <w:numId w:val="22"/>
        </w:numPr>
        <w:spacing w:before="40" w:after="60"/>
      </w:pPr>
      <w:r>
        <w:t>Planification Communautaire Participative (PCP) : identification des besoins et potentialités de chaque commune ou fokontany, avec une approche très inclusive garantissant l'appropriation des activités et des actifs.</w:t>
      </w:r>
    </w:p>
    <w:p w14:paraId="7E8AC963" w14:textId="77777777" w:rsidR="009F551E" w:rsidRDefault="00565F4A">
      <w:pPr>
        <w:pStyle w:val="Heading3"/>
        <w:spacing w:before="300" w:after="120"/>
      </w:pPr>
      <w:r>
        <w:rPr>
          <w:color w:val="404040"/>
          <w:sz w:val="26"/>
          <w:szCs w:val="26"/>
        </w:rPr>
        <w:t>Approche chaîne de valeur (SAMS)</w:t>
      </w:r>
    </w:p>
    <w:p w14:paraId="5B4015BF" w14:textId="6EF8579A" w:rsidR="009F551E" w:rsidRDefault="00565F4A" w:rsidP="2FEEB2A7">
      <w:pPr>
        <w:spacing w:before="60" w:after="100" w:line="276" w:lineRule="auto"/>
        <w:jc w:val="both"/>
      </w:pPr>
      <w:r>
        <w:t>Le PAM adopte une approche chaîne de valeur orientée par la demande, reliant la production agricole aux besoins des marchés locaux, institutionnels et privés. À travers le SAMS, il appuie les agriculteurs et leurs organisations dans l'amélioration des pratiques agricoles, l'accès à des intrants de qualité, la formation technique et organisationnelle, et la structuration de l'offre. L'accent est mis sur la qualité des produits, la réduction des pertes post-récolte, la planification de la production et la prévisibilité des volumes, afin de faciliter l'accès à des débouchés sécurisés.</w:t>
      </w:r>
    </w:p>
    <w:p w14:paraId="448F343A" w14:textId="77777777" w:rsidR="009F551E" w:rsidRDefault="00565F4A">
      <w:pPr>
        <w:pStyle w:val="Heading3"/>
        <w:spacing w:before="300" w:after="120"/>
      </w:pPr>
      <w:r>
        <w:rPr>
          <w:color w:val="404040"/>
          <w:sz w:val="26"/>
          <w:szCs w:val="26"/>
        </w:rPr>
        <w:t>Restauration des terres, des sols et de la productivité agricole</w:t>
      </w:r>
    </w:p>
    <w:p w14:paraId="7D447E78" w14:textId="02EBDA98" w:rsidR="009F551E" w:rsidRDefault="00565F4A" w:rsidP="2FEEB2A7">
      <w:pPr>
        <w:spacing w:before="60" w:after="100" w:line="276" w:lineRule="auto"/>
        <w:jc w:val="both"/>
      </w:pPr>
      <w:r>
        <w:t>Dans plusieurs régions, notamment le Grand Sud et le Sud-Est, la dégradation des sols, la désertification, l'érosion et la raréfaction de l'eau constituent des contraintes majeures à la productivité agricole. Le PAM adopte une approche intégrée incluant : aménagements antiérosifs, reboisement, agroforesterie, gestion durable des parcours, périmètres irrigués, recharge des nappes et promotion de pratiques climato-intelligentes. Cette approche constitue un prérequis essentiel à l'intégration des petits producteurs aux marchés dans le cadre du SAMS.</w:t>
      </w:r>
    </w:p>
    <w:p w14:paraId="47B4C518" w14:textId="77777777" w:rsidR="009F551E" w:rsidRDefault="00565F4A">
      <w:pPr>
        <w:pStyle w:val="Heading3"/>
        <w:spacing w:before="300" w:after="120"/>
      </w:pPr>
      <w:r>
        <w:rPr>
          <w:color w:val="404040"/>
          <w:sz w:val="26"/>
          <w:szCs w:val="26"/>
        </w:rPr>
        <w:t>Transformation des systèmes alimentaires</w:t>
      </w:r>
    </w:p>
    <w:p w14:paraId="7CF9FB2A" w14:textId="77777777" w:rsidR="009F551E" w:rsidRDefault="00565F4A">
      <w:pPr>
        <w:spacing w:before="60" w:after="100" w:line="276" w:lineRule="auto"/>
        <w:jc w:val="both"/>
      </w:pPr>
      <w:r>
        <w:t>Le PAM promeut une approche multisectorielle combinant production durable, infrastructures productives, accès aux marchés, inclusion économique et gouvernance. Cette transformation s'appuie sur le renforcement des chaînes de valeur locales via le SAMS, la consolidation des sites RRT et des unités de transformation agroalimentaire, ainsi que l'intégration d'innovations (digitalisation, énergies propres, services climatiques). Le PAM appuie activement la task force nationale sur la transformation des systèmes alimentaires, contribuant à l'opérationnalisation de la feuille de route nationale.</w:t>
      </w:r>
    </w:p>
    <w:p w14:paraId="1D25651C" w14:textId="77777777" w:rsidR="009F551E" w:rsidRDefault="00565F4A">
      <w:r>
        <w:br w:type="page"/>
      </w:r>
    </w:p>
    <w:p w14:paraId="3EA4978C" w14:textId="77777777" w:rsidR="009F551E" w:rsidRDefault="00565F4A">
      <w:pPr>
        <w:pStyle w:val="Heading1"/>
        <w:spacing w:before="300" w:after="120"/>
      </w:pPr>
      <w:r>
        <w:t>VI. Mise en œuvre de la stratégie</w:t>
      </w:r>
    </w:p>
    <w:p w14:paraId="4B56AE6D" w14:textId="77777777" w:rsidR="009F551E" w:rsidRDefault="009F551E">
      <w:pPr>
        <w:pBdr>
          <w:bottom w:val="single" w:sz="6" w:space="1" w:color="0071BC"/>
        </w:pBdr>
        <w:spacing w:after="160"/>
      </w:pPr>
    </w:p>
    <w:p w14:paraId="576E59E6" w14:textId="0DD61B8F" w:rsidR="009F551E" w:rsidRDefault="00565F4A">
      <w:pPr>
        <w:pStyle w:val="Heading3"/>
        <w:spacing w:before="300" w:after="120"/>
      </w:pPr>
      <w:r>
        <w:rPr>
          <w:color w:val="404040"/>
          <w:sz w:val="26"/>
          <w:szCs w:val="26"/>
        </w:rPr>
        <w:t>Intervention en cascade</w:t>
      </w:r>
      <w:r w:rsidR="00DC33CE">
        <w:rPr>
          <w:color w:val="404040"/>
          <w:sz w:val="26"/>
          <w:szCs w:val="26"/>
        </w:rPr>
        <w:t xml:space="preserve"> (2025–2028)</w:t>
      </w:r>
    </w:p>
    <w:p w14:paraId="3F7B9F47" w14:textId="77777777" w:rsidR="009F551E" w:rsidRDefault="00565F4A">
      <w:pPr>
        <w:spacing w:before="60" w:after="100" w:line="276" w:lineRule="auto"/>
        <w:jc w:val="both"/>
      </w:pPr>
      <w:r>
        <w:t>Le PAM adopte une approche d'intervention en cascade sur 3 à 5 ans, consistant à mettre en œuvre des interventions coordonnées et séquentielles dans les mêmes zones géographiques, en ciblant les mêmes bénéficiaires selon leurs besoins spécifiques. En travaillant avec des partenaires compétents, cette approche maximise l'impact en créant des synergies entre les différentes initiatives. Les interventions en cascade favorisent une réponse intégrée et durable, en renforçant progressivement les capacités des communautés à faire face aux chocs et à améliorer leur sécurité alimentaire.</w:t>
      </w:r>
    </w:p>
    <w:p w14:paraId="35A9DE1A" w14:textId="2C35F77B" w:rsidR="009F551E" w:rsidRDefault="00565F4A" w:rsidP="2FEEB2A7">
      <w:pPr>
        <w:spacing w:before="60" w:after="100" w:line="276" w:lineRule="auto"/>
        <w:jc w:val="both"/>
      </w:pPr>
      <w:r>
        <w:t>Le tableau ci-après présente le calendrier de mise en œuvre de chaque activité selon les quatre phases de la stratégie, de la modélisation de l'intégration (2025 T1) à l'appropriation institutionnelle et communautaire (2027–2028). Les cellules grisées indiquent les périodes d'activité.</w:t>
      </w:r>
    </w:p>
    <w:p w14:paraId="50BA5865" w14:textId="77777777" w:rsidR="009F551E" w:rsidRDefault="00565F4A">
      <w:pPr>
        <w:spacing w:before="160" w:after="60"/>
      </w:pPr>
      <w:r>
        <w:rPr>
          <w:b/>
          <w:bCs/>
          <w:color w:val="0071BC"/>
          <w:sz w:val="20"/>
          <w:szCs w:val="20"/>
        </w:rPr>
        <w:t xml:space="preserve">Tableau 1 : </w:t>
      </w:r>
      <w:r>
        <w:rPr>
          <w:i/>
          <w:iCs/>
          <w:sz w:val="20"/>
          <w:szCs w:val="20"/>
        </w:rPr>
        <w:t>Séquençage des interventions de la stratégie intégrée de résilience (2025–2028)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903"/>
        <w:gridCol w:w="904"/>
        <w:gridCol w:w="904"/>
        <w:gridCol w:w="904"/>
        <w:gridCol w:w="801"/>
        <w:gridCol w:w="749"/>
        <w:gridCol w:w="804"/>
      </w:tblGrid>
      <w:tr w:rsidR="009F551E" w14:paraId="3F7ABF8D"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7DE0970" w14:textId="77777777" w:rsidR="009F551E" w:rsidRDefault="00565F4A">
            <w:pPr>
              <w:jc w:val="center"/>
            </w:pPr>
            <w:r>
              <w:rPr>
                <w:b/>
                <w:bCs/>
                <w:color w:val="FFFFFF"/>
                <w:sz w:val="20"/>
                <w:szCs w:val="20"/>
              </w:rPr>
              <w:t>Phase / Activité</w:t>
            </w:r>
          </w:p>
        </w:tc>
        <w:tc>
          <w:tcPr>
            <w:tcW w:w="903"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3C1CD2FF" w14:textId="77777777" w:rsidR="009F551E" w:rsidRDefault="00565F4A">
            <w:pPr>
              <w:jc w:val="center"/>
            </w:pPr>
            <w:r>
              <w:rPr>
                <w:b/>
                <w:bCs/>
                <w:color w:val="FFFFFF"/>
                <w:sz w:val="20"/>
                <w:szCs w:val="20"/>
              </w:rPr>
              <w:t>2025 T1</w:t>
            </w:r>
          </w:p>
        </w:tc>
        <w:tc>
          <w:tcPr>
            <w:tcW w:w="90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38D75B27" w14:textId="77777777" w:rsidR="009F551E" w:rsidRDefault="00565F4A">
            <w:pPr>
              <w:jc w:val="center"/>
            </w:pPr>
            <w:r>
              <w:rPr>
                <w:b/>
                <w:bCs/>
                <w:color w:val="FFFFFF"/>
                <w:sz w:val="20"/>
                <w:szCs w:val="20"/>
              </w:rPr>
              <w:t>2025 T2</w:t>
            </w:r>
          </w:p>
        </w:tc>
        <w:tc>
          <w:tcPr>
            <w:tcW w:w="90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38D0AAD4" w14:textId="77777777" w:rsidR="009F551E" w:rsidRDefault="00565F4A">
            <w:pPr>
              <w:jc w:val="center"/>
            </w:pPr>
            <w:r>
              <w:rPr>
                <w:b/>
                <w:bCs/>
                <w:color w:val="FFFFFF"/>
                <w:sz w:val="20"/>
                <w:szCs w:val="20"/>
              </w:rPr>
              <w:t>2025 T3</w:t>
            </w:r>
          </w:p>
        </w:tc>
        <w:tc>
          <w:tcPr>
            <w:tcW w:w="90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383661AE" w14:textId="77777777" w:rsidR="009F551E" w:rsidRDefault="00565F4A">
            <w:pPr>
              <w:jc w:val="center"/>
            </w:pPr>
            <w:r>
              <w:rPr>
                <w:b/>
                <w:bCs/>
                <w:color w:val="FFFFFF"/>
                <w:sz w:val="20"/>
                <w:szCs w:val="20"/>
              </w:rPr>
              <w:t>2025 T4</w:t>
            </w:r>
          </w:p>
        </w:tc>
        <w:tc>
          <w:tcPr>
            <w:tcW w:w="801"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94E21CF" w14:textId="77777777" w:rsidR="009F551E" w:rsidRDefault="00565F4A">
            <w:pPr>
              <w:jc w:val="center"/>
            </w:pPr>
            <w:r>
              <w:rPr>
                <w:b/>
                <w:bCs/>
                <w:color w:val="FFFFFF"/>
                <w:sz w:val="20"/>
                <w:szCs w:val="20"/>
              </w:rPr>
              <w:t>2026</w:t>
            </w:r>
          </w:p>
        </w:tc>
        <w:tc>
          <w:tcPr>
            <w:tcW w:w="749"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573D49E" w14:textId="77777777" w:rsidR="009F551E" w:rsidRDefault="00565F4A">
            <w:pPr>
              <w:jc w:val="center"/>
            </w:pPr>
            <w:r>
              <w:rPr>
                <w:b/>
                <w:bCs/>
                <w:color w:val="FFFFFF"/>
                <w:sz w:val="20"/>
                <w:szCs w:val="20"/>
              </w:rPr>
              <w:t>2027</w:t>
            </w:r>
          </w:p>
        </w:tc>
        <w:tc>
          <w:tcPr>
            <w:tcW w:w="80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7B0AA1C" w14:textId="77777777" w:rsidR="009F551E" w:rsidRDefault="00565F4A">
            <w:pPr>
              <w:jc w:val="center"/>
            </w:pPr>
            <w:r>
              <w:rPr>
                <w:b/>
                <w:bCs/>
                <w:color w:val="FFFFFF"/>
                <w:sz w:val="20"/>
                <w:szCs w:val="20"/>
              </w:rPr>
              <w:t>2028</w:t>
            </w:r>
          </w:p>
        </w:tc>
      </w:tr>
      <w:tr w:rsidR="009F551E" w14:paraId="6519A6A9"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31353B8" w14:textId="77777777" w:rsidR="009F551E" w:rsidRDefault="00565F4A">
            <w:r>
              <w:rPr>
                <w:b/>
                <w:bCs/>
                <w:sz w:val="20"/>
                <w:szCs w:val="20"/>
              </w:rPr>
              <w:t>PHASE 1 : Modélisation de l'intégration</w:t>
            </w:r>
          </w:p>
        </w:tc>
        <w:tc>
          <w:tcPr>
            <w:tcW w:w="90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77FAF54"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876228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717560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54B50CA"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567027E"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BD75C96"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007C4E7" w14:textId="77777777" w:rsidR="009F551E" w:rsidRDefault="009F551E"/>
        </w:tc>
      </w:tr>
      <w:tr w:rsidR="009F551E" w14:paraId="28161214"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41B8BF2" w14:textId="77777777" w:rsidR="009F551E" w:rsidRDefault="00565F4A">
            <w:r>
              <w:rPr>
                <w:sz w:val="20"/>
                <w:szCs w:val="20"/>
              </w:rPr>
              <w:t>Conduite de l'Analyse Intégrée du Contexte (AIC)</w:t>
            </w:r>
          </w:p>
        </w:tc>
        <w:tc>
          <w:tcPr>
            <w:tcW w:w="903"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FD481A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67DD89A"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4EB60FD"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4F4A9F9"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92963B1"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3E2338D"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7E06F2D" w14:textId="77777777" w:rsidR="009F551E" w:rsidRDefault="009F551E"/>
        </w:tc>
      </w:tr>
      <w:tr w:rsidR="009F551E" w14:paraId="6E8878C1"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1C03EFD" w14:textId="77777777" w:rsidR="009F551E" w:rsidRDefault="00565F4A">
            <w:r>
              <w:rPr>
                <w:sz w:val="20"/>
                <w:szCs w:val="20"/>
              </w:rPr>
              <w:t>Consensus sur les zones de convergence</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73D52D0"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69EECC7"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19EE4179"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45274C1"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A55F9FD"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F642BA3"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0EAE60E" w14:textId="77777777" w:rsidR="009F551E" w:rsidRDefault="009F551E"/>
        </w:tc>
      </w:tr>
      <w:tr w:rsidR="009F551E" w14:paraId="29010765"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48D83DF" w14:textId="77777777" w:rsidR="009F551E" w:rsidRDefault="00565F4A">
            <w:r>
              <w:rPr>
                <w:sz w:val="20"/>
                <w:szCs w:val="20"/>
              </w:rPr>
              <w:t>Planifications Communautaires Participatives (PCP)</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408A9F3"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B6CA200"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18FA1DC"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6E412FD0"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5D435EC"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9258636"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F9A998A" w14:textId="77777777" w:rsidR="009F551E" w:rsidRDefault="009F551E"/>
        </w:tc>
      </w:tr>
      <w:tr w:rsidR="009F551E" w14:paraId="700A4969"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7857360" w14:textId="77777777" w:rsidR="009F551E" w:rsidRDefault="00565F4A">
            <w:r>
              <w:rPr>
                <w:sz w:val="20"/>
                <w:szCs w:val="20"/>
              </w:rPr>
              <w:t>Développement des paquets intégrés de services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A800DE"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9361A1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B92DAB7"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1BDD5E79"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67E0015"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AD5DAF9"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93E8F3E" w14:textId="77777777" w:rsidR="009F551E" w:rsidRDefault="009F551E"/>
        </w:tc>
      </w:tr>
      <w:tr w:rsidR="009F551E" w14:paraId="7FE67F45"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5AF4624" w14:textId="77777777" w:rsidR="009F551E" w:rsidRDefault="00565F4A">
            <w:r>
              <w:rPr>
                <w:sz w:val="20"/>
                <w:szCs w:val="20"/>
              </w:rPr>
              <w:t>Mise en place des balises de suivi-évaluation</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022BCCD"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FB1E9A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75C8135"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2D59F2C"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084861C9"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BDC06CD"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2FDDBD0" w14:textId="77777777" w:rsidR="009F551E" w:rsidRDefault="009F551E"/>
        </w:tc>
      </w:tr>
      <w:tr w:rsidR="009F551E" w14:paraId="304CDC8D"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8AD698F" w14:textId="77777777" w:rsidR="009F551E" w:rsidRDefault="00565F4A">
            <w:r>
              <w:rPr>
                <w:sz w:val="20"/>
                <w:szCs w:val="20"/>
              </w:rPr>
              <w:t>Développement des partenariats opérationnels</w:t>
            </w:r>
          </w:p>
        </w:tc>
        <w:tc>
          <w:tcPr>
            <w:tcW w:w="903"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3FB77794"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7C73406E"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6C7BA9BA"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5F2B48D1"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1A956AB2"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712AF04C"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1751984F" w14:textId="77777777" w:rsidR="009F551E" w:rsidRDefault="009F551E"/>
        </w:tc>
      </w:tr>
      <w:tr w:rsidR="009F551E" w14:paraId="2A6CDB5D"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FB5DC80" w14:textId="77777777" w:rsidR="009F551E" w:rsidRDefault="00565F4A">
            <w:r>
              <w:rPr>
                <w:sz w:val="20"/>
                <w:szCs w:val="20"/>
              </w:rPr>
              <w:t>Mise en œuvre des interventions de la stratégie intégrée</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ED8D4B8"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F6575DA"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2671253"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6736C3CE"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3B02A4E1"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6F7C2CEB"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09D423C4" w14:textId="77777777" w:rsidR="009F551E" w:rsidRDefault="009F551E"/>
        </w:tc>
      </w:tr>
      <w:tr w:rsidR="009F551E" w14:paraId="55CF1D16"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D284B5D" w14:textId="77777777" w:rsidR="009F551E" w:rsidRDefault="00565F4A">
            <w:r>
              <w:rPr>
                <w:b/>
                <w:bCs/>
                <w:sz w:val="20"/>
                <w:szCs w:val="20"/>
              </w:rPr>
              <w:t>PHASE 2 : Première mise à l'échelle</w:t>
            </w:r>
          </w:p>
        </w:tc>
        <w:tc>
          <w:tcPr>
            <w:tcW w:w="90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DDFFAA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4A10BDB"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15082D7"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8B82104"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AD73EB2"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E8CE008"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D7B7F4B" w14:textId="77777777" w:rsidR="009F551E" w:rsidRDefault="009F551E"/>
        </w:tc>
      </w:tr>
      <w:tr w:rsidR="009F551E" w14:paraId="5EF6A56F"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59BC1B8" w14:textId="77777777" w:rsidR="009F551E" w:rsidRDefault="00565F4A">
            <w:r>
              <w:rPr>
                <w:sz w:val="20"/>
                <w:szCs w:val="20"/>
              </w:rPr>
              <w:t>Revue après action et documentation des premiers résultats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363527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45F4F8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77C00DB"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B39BE95"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1151189F"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F2A51F8"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977880" w14:textId="77777777" w:rsidR="009F551E" w:rsidRDefault="009F551E"/>
        </w:tc>
      </w:tr>
      <w:tr w:rsidR="009F551E" w14:paraId="4B2F6B49"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735727C" w14:textId="77777777" w:rsidR="009F551E" w:rsidRDefault="00565F4A">
            <w:r>
              <w:rPr>
                <w:sz w:val="20"/>
                <w:szCs w:val="20"/>
              </w:rPr>
              <w:t>Ajustement des paquets de services selon les profils de communes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875CCC0"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A3CA31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3496BD2"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2BA0F43"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6E84B1F"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8969D35"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519D5E5" w14:textId="77777777" w:rsidR="009F551E" w:rsidRDefault="009F551E"/>
        </w:tc>
      </w:tr>
      <w:tr w:rsidR="009F551E" w14:paraId="3F10E120"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533B917" w14:textId="77777777" w:rsidR="009F551E" w:rsidRDefault="00565F4A">
            <w:r>
              <w:rPr>
                <w:sz w:val="20"/>
                <w:szCs w:val="20"/>
              </w:rPr>
              <w:t>Formation de coalitions pour la mise à l'échelle</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C50A4E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CD44F2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7ED34FB"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216424D"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AFA3188"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B4AF2AB"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54C66CE" w14:textId="77777777" w:rsidR="009F551E" w:rsidRDefault="009F551E"/>
        </w:tc>
      </w:tr>
      <w:tr w:rsidR="009F551E" w14:paraId="718A02F7"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5995EDF" w14:textId="77777777" w:rsidR="009F551E" w:rsidRDefault="00565F4A">
            <w:r>
              <w:rPr>
                <w:sz w:val="20"/>
                <w:szCs w:val="20"/>
              </w:rPr>
              <w:t>Renforcement des programmes conjoints (FAO, FIDA, GiZ, UNICEF)</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7D9471C"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589DC8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4DF163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D633123"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160F5AA"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3FBD4E74"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5C778DDB" w14:textId="77777777" w:rsidR="009F551E" w:rsidRDefault="009F551E"/>
        </w:tc>
      </w:tr>
      <w:tr w:rsidR="009F551E" w14:paraId="1E2B2C2F"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6A0B9F6" w14:textId="77777777" w:rsidR="009F551E" w:rsidRDefault="00565F4A">
            <w:r>
              <w:rPr>
                <w:b/>
                <w:bCs/>
                <w:sz w:val="20"/>
                <w:szCs w:val="20"/>
              </w:rPr>
              <w:t>PHASE 3 : Consolidation</w:t>
            </w:r>
          </w:p>
        </w:tc>
        <w:tc>
          <w:tcPr>
            <w:tcW w:w="90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F0AF27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205F41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970E275"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AAC5169"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FBBF7BE"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91C229D"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768E522" w14:textId="77777777" w:rsidR="009F551E" w:rsidRDefault="009F551E"/>
        </w:tc>
      </w:tr>
      <w:tr w:rsidR="009F551E" w14:paraId="210B34CF"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94AD0F3" w14:textId="77777777" w:rsidR="009F551E" w:rsidRDefault="00565F4A">
            <w:r>
              <w:rPr>
                <w:sz w:val="20"/>
                <w:szCs w:val="20"/>
              </w:rPr>
              <w:t>Optimisation des chaînes de valeur (cantines scolaires, nutrition)</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63EFE3A"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9ABCBF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EBC94DA"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3A74C08"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341CAAC5"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AD01591"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BD838E3" w14:textId="77777777" w:rsidR="009F551E" w:rsidRDefault="009F551E"/>
        </w:tc>
      </w:tr>
      <w:tr w:rsidR="009F551E" w14:paraId="19842F42"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5F5A298" w14:textId="77777777" w:rsidR="009F551E" w:rsidRDefault="00565F4A">
            <w:r>
              <w:rPr>
                <w:sz w:val="20"/>
                <w:szCs w:val="20"/>
              </w:rPr>
              <w:t>Mise à l'échelle des bonnes pratiques (sols, eau, environnement)</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B6B804D"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625F71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98432FF"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FA54916"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2F1B2C6"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D643157"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7C5C786" w14:textId="77777777" w:rsidR="009F551E" w:rsidRDefault="009F551E"/>
        </w:tc>
      </w:tr>
      <w:tr w:rsidR="009F551E" w14:paraId="77123864"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F15A6B4" w14:textId="77777777" w:rsidR="009F551E" w:rsidRDefault="00565F4A">
            <w:r>
              <w:rPr>
                <w:sz w:val="20"/>
                <w:szCs w:val="20"/>
              </w:rPr>
              <w:t>Optimisation de l'énergie solaire (RRT), agroforesterie</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CA93C46"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37A576C"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77885CE"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5B1F2D3"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06BD4AF8"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6F1B60E"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1E20623" w14:textId="77777777" w:rsidR="009F551E" w:rsidRDefault="009F551E"/>
        </w:tc>
      </w:tr>
      <w:tr w:rsidR="009F551E" w14:paraId="0E52CF16"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10A3FB4" w14:textId="77777777" w:rsidR="009F551E" w:rsidRDefault="00565F4A">
            <w:r>
              <w:rPr>
                <w:b/>
                <w:bCs/>
                <w:sz w:val="20"/>
                <w:szCs w:val="20"/>
              </w:rPr>
              <w:t>PHASE 4 : Appropriation institutionnelle et communautaire</w:t>
            </w:r>
          </w:p>
        </w:tc>
        <w:tc>
          <w:tcPr>
            <w:tcW w:w="903"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13A9B1B"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505D35EC"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2EA73C8"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768795B"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E04464B"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509617F"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EE0C17" w14:textId="77777777" w:rsidR="009F551E" w:rsidRDefault="009F551E"/>
        </w:tc>
      </w:tr>
      <w:tr w:rsidR="009F551E" w14:paraId="25537B6D"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9DF34DE" w14:textId="77777777" w:rsidR="009F551E" w:rsidRDefault="00565F4A">
            <w:r>
              <w:rPr>
                <w:sz w:val="20"/>
                <w:szCs w:val="20"/>
              </w:rPr>
              <w:t>Évaluation des capacités de résilience et réduction des besoins humanitaires</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2FBF32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6AB0198"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968FE6E"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BF5B67A"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C662B1C"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46907AE8"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2FC7F6CA" w14:textId="77777777" w:rsidR="009F551E" w:rsidRDefault="009F551E"/>
        </w:tc>
      </w:tr>
      <w:tr w:rsidR="009F551E" w14:paraId="1AD4261A" w14:textId="77777777" w:rsidTr="2FEEB2A7">
        <w:tc>
          <w:tcPr>
            <w:tcW w:w="305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EB2C87C" w14:textId="77777777" w:rsidR="009F551E" w:rsidRDefault="00565F4A">
            <w:r>
              <w:rPr>
                <w:sz w:val="20"/>
                <w:szCs w:val="20"/>
              </w:rPr>
              <w:t>Opérationnalisation du plan de handover progressif</w:t>
            </w:r>
          </w:p>
        </w:tc>
        <w:tc>
          <w:tcPr>
            <w:tcW w:w="90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BC20640"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D76B0D8"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D6B4861" w14:textId="77777777" w:rsidR="009F551E" w:rsidRDefault="009F551E"/>
        </w:tc>
        <w:tc>
          <w:tcPr>
            <w:tcW w:w="9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7C47906" w14:textId="77777777" w:rsidR="009F551E" w:rsidRDefault="009F551E"/>
        </w:tc>
        <w:tc>
          <w:tcPr>
            <w:tcW w:w="80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7638F1C" w14:textId="77777777" w:rsidR="009F551E" w:rsidRDefault="009F551E"/>
        </w:tc>
        <w:tc>
          <w:tcPr>
            <w:tcW w:w="749"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6175D3ED" w14:textId="77777777" w:rsidR="009F551E" w:rsidRDefault="009F551E"/>
        </w:tc>
        <w:tc>
          <w:tcPr>
            <w:tcW w:w="804" w:type="dxa"/>
            <w:tcBorders>
              <w:top w:val="single" w:sz="1" w:space="0" w:color="CCCCCC"/>
              <w:left w:val="single" w:sz="1" w:space="0" w:color="CCCCCC"/>
              <w:bottom w:val="single" w:sz="1" w:space="0" w:color="CCCCCC"/>
              <w:right w:val="single" w:sz="1" w:space="0" w:color="CCCCCC"/>
            </w:tcBorders>
            <w:shd w:val="clear" w:color="auto" w:fill="AAAAAA"/>
            <w:tcMar>
              <w:top w:w="100" w:type="dxa"/>
              <w:left w:w="140" w:type="dxa"/>
              <w:bottom w:w="100" w:type="dxa"/>
              <w:right w:w="140" w:type="dxa"/>
            </w:tcMar>
          </w:tcPr>
          <w:p w14:paraId="00501221" w14:textId="77777777" w:rsidR="009F551E" w:rsidRDefault="009F551E"/>
        </w:tc>
      </w:tr>
    </w:tbl>
    <w:p w14:paraId="3A60DEC0" w14:textId="77777777" w:rsidR="009F551E" w:rsidRDefault="00565F4A">
      <w:pPr>
        <w:pStyle w:val="Heading2"/>
        <w:spacing w:before="300"/>
      </w:pPr>
      <w:r>
        <w:t>6.1 Description des interventions par pilier</w:t>
      </w:r>
    </w:p>
    <w:p w14:paraId="1FD9A5AC" w14:textId="61EB5F2D" w:rsidR="009F551E" w:rsidRDefault="00565F4A" w:rsidP="2FEEB2A7">
      <w:pPr>
        <w:spacing w:before="60" w:after="100" w:line="276" w:lineRule="auto"/>
        <w:jc w:val="both"/>
      </w:pPr>
      <w:r>
        <w:t>La présente section détaille les interventions mises en œuvre dans le cadre de chaque pilier de la stratégie. Ces interventions sont conçues pour fonctionner de manière intégrée et séquencée, en réponse aux besoins identifiés et aux potentialités des zones d'intervention.</w:t>
      </w:r>
    </w:p>
    <w:p w14:paraId="7BB5784B" w14:textId="77777777" w:rsidR="009F551E" w:rsidRDefault="00565F4A">
      <w:pPr>
        <w:pStyle w:val="Heading3"/>
        <w:spacing w:before="300" w:after="120"/>
      </w:pPr>
      <w:r>
        <w:rPr>
          <w:color w:val="404040"/>
          <w:sz w:val="26"/>
          <w:szCs w:val="26"/>
        </w:rPr>
        <w:t>Pilier Préparation</w:t>
      </w:r>
    </w:p>
    <w:p w14:paraId="7BD4DA04" w14:textId="77777777" w:rsidR="009F551E" w:rsidRDefault="00565F4A">
      <w:pPr>
        <w:spacing w:before="60" w:after="40"/>
      </w:pPr>
      <w:r>
        <w:rPr>
          <w:b/>
          <w:bCs/>
          <w:color w:val="0071BC"/>
        </w:rPr>
        <w:t>1.</w:t>
      </w:r>
      <w:r>
        <w:rPr>
          <w:b/>
          <w:bCs/>
        </w:rPr>
        <w:t xml:space="preserve">  Planification et coordination de la gestion des risques</w:t>
      </w:r>
    </w:p>
    <w:p w14:paraId="781A4692" w14:textId="135CE6C2" w:rsidR="009F551E" w:rsidRDefault="00565F4A" w:rsidP="2FEEB2A7">
      <w:pPr>
        <w:spacing w:before="60" w:after="100" w:line="276" w:lineRule="auto"/>
        <w:jc w:val="both"/>
      </w:pPr>
      <w:r>
        <w:t>Le PAM appuie le renforcement de la planification et de la coordination de la gestion des risques aux niveaux national et local, afin d'améliorer l'anticipation et la réponse aux chocs climatiques et humanitaires. Cela comprend l'élaboration de plans de contingence, la cartographie des risques, et la mise en place de mécanismes de coordination multisectorielle en étroite collaboration avec les autorités locales, les services techniques déconcentrés et les ONG.</w:t>
      </w:r>
    </w:p>
    <w:p w14:paraId="23123B16" w14:textId="77777777" w:rsidR="009F551E" w:rsidRDefault="00565F4A" w:rsidP="2FEEB2A7">
      <w:pPr>
        <w:spacing w:before="60" w:after="40"/>
        <w:rPr>
          <w:b/>
          <w:bCs/>
        </w:rPr>
      </w:pPr>
      <w:r w:rsidRPr="2FEEB2A7">
        <w:rPr>
          <w:b/>
          <w:bCs/>
          <w:color w:val="0071BC"/>
        </w:rPr>
        <w:t>2.</w:t>
      </w:r>
      <w:r w:rsidRPr="2FEEB2A7">
        <w:rPr>
          <w:b/>
          <w:bCs/>
        </w:rPr>
        <w:t xml:space="preserve"> </w:t>
      </w:r>
      <w:commentRangeStart w:id="249"/>
      <w:commentRangeStart w:id="250"/>
      <w:commentRangeStart w:id="251"/>
      <w:r w:rsidRPr="2FEEB2A7">
        <w:rPr>
          <w:b/>
          <w:bCs/>
        </w:rPr>
        <w:t xml:space="preserve"> Systèmes d'alerte précoce et services climatiques</w:t>
      </w:r>
      <w:commentRangeEnd w:id="249"/>
      <w:r>
        <w:rPr>
          <w:rStyle w:val="CommentReference"/>
          <w:b/>
          <w:bCs/>
          <w:sz w:val="22"/>
          <w:szCs w:val="22"/>
        </w:rPr>
        <w:commentReference w:id="249"/>
      </w:r>
      <w:commentRangeEnd w:id="250"/>
      <w:r>
        <w:rPr>
          <w:rStyle w:val="CommentReference"/>
          <w:b/>
          <w:bCs/>
          <w:sz w:val="22"/>
          <w:szCs w:val="22"/>
        </w:rPr>
        <w:commentReference w:id="250"/>
      </w:r>
      <w:commentRangeEnd w:id="251"/>
      <w:r>
        <w:rPr>
          <w:rStyle w:val="CommentReference"/>
          <w:b/>
          <w:bCs/>
          <w:sz w:val="22"/>
          <w:szCs w:val="22"/>
        </w:rPr>
        <w:commentReference w:id="251"/>
      </w:r>
    </w:p>
    <w:p w14:paraId="590005B5" w14:textId="193B8633" w:rsidR="009F551E" w:rsidRDefault="00565F4A" w:rsidP="2FEEB2A7">
      <w:pPr>
        <w:spacing w:before="60" w:after="100" w:line="276" w:lineRule="auto"/>
        <w:jc w:val="both"/>
      </w:pPr>
      <w:r>
        <w:t xml:space="preserve">Les systèmes d'alerte précoce et les services climatiques sont renforcés afin de fournir des informations fiables, </w:t>
      </w:r>
      <w:ins w:id="254" w:author="Tiaray John Kevin ZAFINIMARY" w:date="2026-05-06T11:32:00Z" w16du:dateUtc="2026-05-06T08:32:00Z">
        <w:r w:rsidR="0063346F">
          <w:t xml:space="preserve">en temps opportun, </w:t>
        </w:r>
        <w:r w:rsidR="002B5BD9">
          <w:t xml:space="preserve">facilement </w:t>
        </w:r>
      </w:ins>
      <w:r>
        <w:t>accessibles</w:t>
      </w:r>
      <w:ins w:id="255" w:author="Tiaray John Kevin ZAFINIMARY" w:date="2026-05-06T11:32:00Z" w16du:dateUtc="2026-05-06T08:32:00Z">
        <w:r w:rsidR="00F323BE">
          <w:t xml:space="preserve">, </w:t>
        </w:r>
      </w:ins>
      <w:ins w:id="256" w:author="Tiaray John Kevin ZAFINIMARY" w:date="2026-05-06T11:38:00Z" w16du:dateUtc="2026-05-06T08:38:00Z">
        <w:r w:rsidR="007C1351">
          <w:t>compréhensibles</w:t>
        </w:r>
      </w:ins>
      <w:r>
        <w:t xml:space="preserve"> et exploitables par les communautés et les autorités. Ces informations </w:t>
      </w:r>
      <w:ins w:id="257" w:author="Tiaray John Kevin ZAFINIMARY" w:date="2026-05-06T11:39:00Z" w16du:dateUtc="2026-05-06T08:39:00Z">
        <w:r w:rsidR="004125AD">
          <w:t>permettent l’éxecution des actions qui pourront réduire les impacts des catastrophes</w:t>
        </w:r>
      </w:ins>
      <w:ins w:id="258" w:author="Tiaray John Kevin ZAFINIMARY" w:date="2026-05-06T11:40:00Z" w16du:dateUtc="2026-05-06T08:40:00Z">
        <w:r w:rsidR="006C1F0B">
          <w:t xml:space="preserve">. Elles </w:t>
        </w:r>
      </w:ins>
      <w:r>
        <w:t>soutiennent la prise de décision et les actions anticipatoires, notamment en matière de planification agricole et de priorisation des investissements en infrastructures productives.</w:t>
      </w:r>
    </w:p>
    <w:p w14:paraId="70E7C50C" w14:textId="77777777" w:rsidR="009F551E" w:rsidRDefault="00565F4A">
      <w:pPr>
        <w:spacing w:before="60" w:after="40"/>
      </w:pPr>
      <w:r>
        <w:rPr>
          <w:b/>
          <w:bCs/>
          <w:color w:val="0071BC"/>
        </w:rPr>
        <w:t>3.</w:t>
      </w:r>
      <w:r>
        <w:rPr>
          <w:b/>
          <w:bCs/>
        </w:rPr>
        <w:t xml:space="preserve">  Pré-positionnement des ressources</w:t>
      </w:r>
    </w:p>
    <w:p w14:paraId="5B723A4F" w14:textId="6AF1447A" w:rsidR="009F551E" w:rsidRDefault="00565F4A" w:rsidP="2FEEB2A7">
      <w:pPr>
        <w:spacing w:before="60" w:after="100" w:line="276" w:lineRule="auto"/>
        <w:jc w:val="both"/>
      </w:pPr>
      <w:r>
        <w:t>Le pré-positionnement stratégique de vivres, d'intrants agricoles et de ressources financières vise à réduire les délais de réponse et à limiter les impacts des crises sur la sécurité alimentaire et les moyens d'existence. Des stocks stratégiques sont constitués dans des zones à risque élevé, en lien avec les analyses AIC et les calendriers saisonniers.</w:t>
      </w:r>
    </w:p>
    <w:p w14:paraId="4833C190" w14:textId="77777777" w:rsidR="009F551E" w:rsidRDefault="00565F4A">
      <w:pPr>
        <w:spacing w:before="60" w:after="40"/>
      </w:pPr>
      <w:r>
        <w:rPr>
          <w:b/>
          <w:bCs/>
          <w:color w:val="0071BC"/>
        </w:rPr>
        <w:t>4.</w:t>
      </w:r>
      <w:r>
        <w:rPr>
          <w:b/>
          <w:bCs/>
        </w:rPr>
        <w:t xml:space="preserve">  Actions anticipatoires</w:t>
      </w:r>
    </w:p>
    <w:p w14:paraId="7A7ACCA5" w14:textId="6B360F65" w:rsidR="009F551E" w:rsidRDefault="00565F4A" w:rsidP="2FEEB2A7">
      <w:pPr>
        <w:spacing w:before="60" w:after="100" w:line="276" w:lineRule="auto"/>
        <w:jc w:val="both"/>
      </w:pPr>
      <w:r>
        <w:t>Les actions anticipatoires sont mises à l'échelle afin de réduire les pertes économiques et nutritionnelles avant la survenue des chocs. Elles ciblent prioritairement les ménages et les producteurs vulnérables, et incluent les transferts monétaires</w:t>
      </w:r>
      <w:ins w:id="259" w:author="Urbain ZONGO" w:date="2026-05-15T10:08:00Z" w16du:dateUtc="2026-05-15T10:08:23Z">
        <w:r w:rsidR="06908185">
          <w:t xml:space="preserve"> </w:t>
        </w:r>
      </w:ins>
      <w:ins w:id="260" w:author="Urbain ZONGO" w:date="2026-05-15T10:08:00Z" w16du:dateUtc="2026-05-15T10:08:36Z">
        <w:r w:rsidR="06908185">
          <w:t>(dont le top-up cash PREVMA)</w:t>
        </w:r>
      </w:ins>
      <w:r>
        <w:t xml:space="preserve">, </w:t>
      </w:r>
      <w:commentRangeStart w:id="261"/>
      <w:commentRangeStart w:id="262"/>
      <w:del w:id="263" w:author="Marieme DIAW" w:date="2026-05-14T13:55:00Z" w16du:dateUtc="2026-05-14T13:55:23Z">
        <w:r w:rsidDel="00565F4A">
          <w:delText>la distribution ciblée de semences</w:delText>
        </w:r>
      </w:del>
      <w:r>
        <w:t>,</w:t>
      </w:r>
      <w:commentRangeEnd w:id="261"/>
      <w:r>
        <w:rPr>
          <w:rStyle w:val="CommentReference"/>
          <w:sz w:val="22"/>
          <w:szCs w:val="22"/>
        </w:rPr>
        <w:commentReference w:id="261"/>
      </w:r>
      <w:commentRangeEnd w:id="262"/>
      <w:r>
        <w:rPr>
          <w:rStyle w:val="CommentReference"/>
          <w:sz w:val="22"/>
          <w:szCs w:val="22"/>
        </w:rPr>
        <w:commentReference w:id="262"/>
      </w:r>
      <w:r>
        <w:t xml:space="preserve"> </w:t>
      </w:r>
      <w:commentRangeStart w:id="264"/>
      <w:commentRangeStart w:id="265"/>
      <w:r>
        <w:t>la constitution de banques alimentaires</w:t>
      </w:r>
      <w:commentRangeEnd w:id="264"/>
      <w:r>
        <w:rPr>
          <w:rStyle w:val="CommentReference"/>
          <w:sz w:val="22"/>
          <w:szCs w:val="22"/>
        </w:rPr>
        <w:commentReference w:id="264"/>
      </w:r>
      <w:commentRangeEnd w:id="265"/>
      <w:r>
        <w:rPr>
          <w:rStyle w:val="CommentReference"/>
          <w:sz w:val="22"/>
          <w:szCs w:val="22"/>
        </w:rPr>
        <w:commentReference w:id="265"/>
      </w:r>
      <w:r>
        <w:t xml:space="preserve"> et la </w:t>
      </w:r>
      <w:commentRangeStart w:id="266"/>
      <w:commentRangeStart w:id="267"/>
      <w:commentRangeStart w:id="268"/>
      <w:r>
        <w:t>promotion des pratiques ANJE (Alimentation du Nourrisson et du Jeune Enfant).</w:t>
      </w:r>
      <w:commentRangeEnd w:id="266"/>
      <w:r>
        <w:rPr>
          <w:rStyle w:val="CommentReference"/>
          <w:sz w:val="22"/>
          <w:szCs w:val="22"/>
        </w:rPr>
        <w:commentReference w:id="266"/>
      </w:r>
      <w:commentRangeEnd w:id="267"/>
      <w:r>
        <w:rPr>
          <w:rStyle w:val="CommentReference"/>
          <w:sz w:val="22"/>
          <w:szCs w:val="22"/>
        </w:rPr>
        <w:commentReference w:id="267"/>
      </w:r>
      <w:commentRangeEnd w:id="268"/>
      <w:r>
        <w:rPr>
          <w:rStyle w:val="CommentReference"/>
          <w:sz w:val="22"/>
          <w:szCs w:val="22"/>
        </w:rPr>
        <w:commentReference w:id="268"/>
      </w:r>
    </w:p>
    <w:p w14:paraId="5409C5A9" w14:textId="77777777" w:rsidR="009F551E" w:rsidRDefault="00565F4A">
      <w:pPr>
        <w:pStyle w:val="Heading3"/>
        <w:spacing w:before="300" w:after="120"/>
      </w:pPr>
      <w:r>
        <w:rPr>
          <w:color w:val="404040"/>
          <w:sz w:val="26"/>
          <w:szCs w:val="26"/>
        </w:rPr>
        <w:t>Pilier Absorption</w:t>
      </w:r>
    </w:p>
    <w:p w14:paraId="15F0B7A5" w14:textId="77777777" w:rsidR="009F551E" w:rsidRDefault="00565F4A">
      <w:pPr>
        <w:spacing w:before="60" w:after="40"/>
      </w:pPr>
      <w:r>
        <w:rPr>
          <w:b/>
          <w:bCs/>
          <w:color w:val="0071BC"/>
        </w:rPr>
        <w:t>1.</w:t>
      </w:r>
      <w:r>
        <w:rPr>
          <w:b/>
          <w:bCs/>
        </w:rPr>
        <w:t xml:space="preserve">  Protection des actifs et des moyens d'existence</w:t>
      </w:r>
    </w:p>
    <w:p w14:paraId="7EDBCF9A" w14:textId="1F1157D0" w:rsidR="009F551E" w:rsidRDefault="00565F4A" w:rsidP="2FEEB2A7">
      <w:pPr>
        <w:spacing w:before="60" w:after="100" w:line="276" w:lineRule="auto"/>
        <w:jc w:val="both"/>
      </w:pPr>
      <w:r>
        <w:t>Les actifs productifs des ménages et des communautés sont renforcés afin de protéger les moyens d'existence et de limiter l'érosion des capacités face aux chocs climatiques et économiques. Cela inclut la création de jardins potagers communautaires, la construction de systèmes de stockage de l'eau et la mise en place de coopératives agricoles.</w:t>
      </w:r>
    </w:p>
    <w:p w14:paraId="51B840EE" w14:textId="77777777" w:rsidR="009F551E" w:rsidRDefault="00565F4A">
      <w:pPr>
        <w:spacing w:before="60" w:after="40"/>
      </w:pPr>
      <w:r>
        <w:rPr>
          <w:b/>
          <w:bCs/>
          <w:color w:val="0071BC"/>
        </w:rPr>
        <w:t>2.</w:t>
      </w:r>
      <w:r>
        <w:rPr>
          <w:b/>
          <w:bCs/>
        </w:rPr>
        <w:t xml:space="preserve">  Nutrition préventive et curative</w:t>
      </w:r>
    </w:p>
    <w:p w14:paraId="1E9122C9" w14:textId="319EE3DA" w:rsidR="009F551E" w:rsidRDefault="00565F4A" w:rsidP="2FEEB2A7">
      <w:pPr>
        <w:spacing w:before="60" w:after="100" w:line="276" w:lineRule="auto"/>
        <w:jc w:val="both"/>
      </w:pPr>
      <w:r>
        <w:t>L'accès à des services de nutrition préventive et curative est renforcé afin de prévenir et traiter la malnutrition, en particulier chez les enfants de moins de cinq ans et les femmes enceintes et allaitantes. Les interventions comprennent des campagnes de sensibilisation, la formation et l'encadrement des agents de santé communautaires et des AGR, ainsi que la distribution de suppléments nutritionnels.</w:t>
      </w:r>
    </w:p>
    <w:p w14:paraId="40F04E83" w14:textId="77777777" w:rsidR="009F551E" w:rsidRDefault="00565F4A">
      <w:pPr>
        <w:spacing w:before="60" w:after="40"/>
      </w:pPr>
      <w:r>
        <w:rPr>
          <w:b/>
          <w:bCs/>
          <w:color w:val="0071BC"/>
        </w:rPr>
        <w:t>3.</w:t>
      </w:r>
      <w:r>
        <w:rPr>
          <w:b/>
          <w:bCs/>
        </w:rPr>
        <w:t xml:space="preserve">  Assistance alimentaire et monétaire</w:t>
      </w:r>
    </w:p>
    <w:p w14:paraId="61E209F3" w14:textId="618844DF" w:rsidR="009F551E" w:rsidRDefault="00565F4A" w:rsidP="2FEEB2A7">
      <w:pPr>
        <w:spacing w:before="60" w:after="100" w:line="276" w:lineRule="auto"/>
        <w:jc w:val="both"/>
      </w:pPr>
      <w:r>
        <w:t>Une assistance alimentaire et monétaire est déployée en période de crise afin de couvrir les besoins immédiats des ménages vulnérables et de prévenir le recours à des stratégies d'adaptation négatives. Cette assistance est inconditionnelle et complétée par des filets sociaux adaptés aux profils de vulnérabilité des ménages ciblés.</w:t>
      </w:r>
    </w:p>
    <w:p w14:paraId="37A48E23" w14:textId="77777777" w:rsidR="009F551E" w:rsidRDefault="00565F4A">
      <w:pPr>
        <w:spacing w:before="60" w:after="40"/>
      </w:pPr>
      <w:r>
        <w:rPr>
          <w:b/>
          <w:bCs/>
          <w:color w:val="0071BC"/>
        </w:rPr>
        <w:t>4.</w:t>
      </w:r>
      <w:r>
        <w:rPr>
          <w:b/>
          <w:bCs/>
        </w:rPr>
        <w:t xml:space="preserve">  Alimentation scolaire en situation d'urgence</w:t>
      </w:r>
    </w:p>
    <w:p w14:paraId="3F0F121A" w14:textId="55BE0983" w:rsidR="009F551E" w:rsidRDefault="00565F4A" w:rsidP="2FEEB2A7">
      <w:pPr>
        <w:spacing w:before="60" w:after="100" w:line="276" w:lineRule="auto"/>
        <w:jc w:val="both"/>
      </w:pPr>
      <w:r>
        <w:t>Les programmes d'alimentation scolaire en situation d'urgence, incluant les rations à emporter (THR), contribuent à protéger la nutrition des enfants et à maintenir la fréquentation scolaire lors des chocs. Ces programmes constituent un filet de protection critique pendant les périodes de crise alimentaire aiguë.</w:t>
      </w:r>
    </w:p>
    <w:p w14:paraId="403656C6" w14:textId="77777777" w:rsidR="009F551E" w:rsidRDefault="00565F4A">
      <w:pPr>
        <w:spacing w:before="60" w:after="40"/>
      </w:pPr>
      <w:r>
        <w:rPr>
          <w:b/>
          <w:bCs/>
          <w:color w:val="0071BC"/>
        </w:rPr>
        <w:t>5.</w:t>
      </w:r>
      <w:r>
        <w:rPr>
          <w:b/>
          <w:bCs/>
        </w:rPr>
        <w:t xml:space="preserve">  Inclusion financière et assurance agricole</w:t>
      </w:r>
    </w:p>
    <w:p w14:paraId="78887082" w14:textId="0FD6B718" w:rsidR="009F551E" w:rsidRDefault="00565F4A" w:rsidP="2FEEB2A7">
      <w:pPr>
        <w:spacing w:before="60" w:after="100" w:line="276" w:lineRule="auto"/>
        <w:jc w:val="both"/>
      </w:pPr>
      <w:r>
        <w:t>L'accès à des services financiers adaptés est facilité afin de renforcer la capacité des ménages à absorber les chocs. Cela inclut les mécanismes d'épargne communautaire via les Associations Villageoises d'Épargne et de Crédit (AVEC), les crédits de campagne et l'assurance agricole, pour réduire les risques liés aux aléas climatiques et sécuriser les investissements productifs.</w:t>
      </w:r>
    </w:p>
    <w:p w14:paraId="2551169A" w14:textId="77777777" w:rsidR="009F551E" w:rsidRDefault="00565F4A">
      <w:pPr>
        <w:pStyle w:val="Heading3"/>
        <w:spacing w:before="300" w:after="120"/>
      </w:pPr>
      <w:r>
        <w:rPr>
          <w:color w:val="404040"/>
          <w:sz w:val="26"/>
          <w:szCs w:val="26"/>
        </w:rPr>
        <w:t>Pilier Adaptation</w:t>
      </w:r>
    </w:p>
    <w:p w14:paraId="32DCD0A9" w14:textId="77777777" w:rsidR="009F551E" w:rsidRDefault="00565F4A">
      <w:pPr>
        <w:spacing w:before="60" w:after="40"/>
      </w:pPr>
      <w:r>
        <w:rPr>
          <w:b/>
          <w:bCs/>
          <w:color w:val="0071BC"/>
        </w:rPr>
        <w:t>1.</w:t>
      </w:r>
      <w:r>
        <w:rPr>
          <w:b/>
          <w:bCs/>
        </w:rPr>
        <w:t xml:space="preserve">  Infrastructures productives et environnementales</w:t>
      </w:r>
    </w:p>
    <w:p w14:paraId="47C25645" w14:textId="035FD2E1" w:rsidR="009F551E" w:rsidRDefault="00565F4A" w:rsidP="2FEEB2A7">
      <w:pPr>
        <w:spacing w:before="60" w:after="100" w:line="276" w:lineRule="auto"/>
        <w:jc w:val="both"/>
      </w:pPr>
      <w:r>
        <w:t>Des infrastructures productives et environnementales sont construites ou réhabilitées afin d'améliorer la production agricole, de réduire les pertes post-récolte et de soutenir l'accès aux marchés. Cela comprend les périmètres irrigués, les ouvrages de mobilisation de l'eau, les installations de stockage et de transformation, les aménagements antiérosifs et l'accès à l'énergie (solaire, RRT).</w:t>
      </w:r>
    </w:p>
    <w:p w14:paraId="05747521" w14:textId="77777777" w:rsidR="009F551E" w:rsidRDefault="00565F4A">
      <w:pPr>
        <w:spacing w:before="60" w:after="40"/>
      </w:pPr>
      <w:r>
        <w:rPr>
          <w:b/>
          <w:bCs/>
          <w:color w:val="0071BC"/>
        </w:rPr>
        <w:t>2.</w:t>
      </w:r>
      <w:r>
        <w:rPr>
          <w:b/>
          <w:bCs/>
        </w:rPr>
        <w:t xml:space="preserve">  Pratiques agroécologiques et climato-intelligentes</w:t>
      </w:r>
    </w:p>
    <w:p w14:paraId="1C0D3DF5" w14:textId="2DC78501" w:rsidR="009F551E" w:rsidRDefault="00565F4A" w:rsidP="2FEEB2A7">
      <w:pPr>
        <w:spacing w:before="60" w:after="100" w:line="276" w:lineRule="auto"/>
        <w:jc w:val="both"/>
      </w:pPr>
      <w:r>
        <w:t>Les producteurs sont appuyés dans l'adoption de pratiques agroécologiques et résilientes face au climat afin d'améliorer durablement la productivité et la gestion des ressources naturelles. Ces pratiques incluent la diversification des cultures, la conservation des sols, l'agroforesterie, la gestion durable des parcours et l'agriculture sensible à la nutrition.</w:t>
      </w:r>
    </w:p>
    <w:p w14:paraId="430EA6F6" w14:textId="77777777" w:rsidR="009F551E" w:rsidRDefault="00565F4A">
      <w:pPr>
        <w:spacing w:before="60" w:after="40"/>
      </w:pPr>
      <w:r>
        <w:rPr>
          <w:b/>
          <w:bCs/>
          <w:color w:val="0071BC"/>
        </w:rPr>
        <w:t>3.</w:t>
      </w:r>
      <w:r>
        <w:rPr>
          <w:b/>
          <w:bCs/>
        </w:rPr>
        <w:t xml:space="preserve">  Renforcement des organisations paysannes</w:t>
      </w:r>
    </w:p>
    <w:p w14:paraId="2E70B306" w14:textId="64AB9FE8" w:rsidR="009F551E" w:rsidRDefault="00565F4A" w:rsidP="2FEEB2A7">
      <w:pPr>
        <w:spacing w:before="60" w:after="100" w:line="276" w:lineRule="auto"/>
        <w:jc w:val="both"/>
      </w:pPr>
      <w:r>
        <w:t>Les organisations paysannes (OP) sont renforcées en matière de gouvernance, de production, de gestion post-récolte, d'accès au financement et de commercialisation. Le renforcement s'appuie sur une évaluation préalable via l'outil FORMA du PAM, permettant d'adapter les paquets d'appui au niveau de maturité organisationnelle de chaque OP</w:t>
      </w:r>
    </w:p>
    <w:p w14:paraId="3490A9B9" w14:textId="77777777" w:rsidR="009F551E" w:rsidRDefault="00565F4A">
      <w:pPr>
        <w:spacing w:before="60" w:after="40"/>
      </w:pPr>
      <w:r>
        <w:rPr>
          <w:b/>
          <w:bCs/>
          <w:color w:val="0071BC"/>
        </w:rPr>
        <w:t>4.</w:t>
      </w:r>
      <w:r>
        <w:rPr>
          <w:b/>
          <w:bCs/>
        </w:rPr>
        <w:t xml:space="preserve">  Chaînes de valeur agricoles sensibles à la nutrition</w:t>
      </w:r>
    </w:p>
    <w:p w14:paraId="269EC58D" w14:textId="241B075C" w:rsidR="009F551E" w:rsidRDefault="00565F4A" w:rsidP="2FEEB2A7">
      <w:pPr>
        <w:spacing w:before="60" w:after="100" w:line="276" w:lineRule="auto"/>
        <w:jc w:val="both"/>
      </w:pPr>
      <w:r>
        <w:t>Les chaînes de valeur agricoles sensibles à la nutrition sont développées afin d'améliorer la disponibilité, la qualité et l'accessibilité d'aliments nutritifs. Cela inclut la fourniture d'intrants de qualité, d'équipements et de formations, la réduction des pertes post-récolte, et l'investissement dans des unités de transformation agroalimentaires communautaires ou semi-industrielles.</w:t>
      </w:r>
    </w:p>
    <w:p w14:paraId="340D876B" w14:textId="77777777" w:rsidR="009F551E" w:rsidRDefault="00565F4A">
      <w:pPr>
        <w:spacing w:before="60" w:after="40"/>
      </w:pPr>
      <w:r>
        <w:rPr>
          <w:b/>
          <w:bCs/>
          <w:color w:val="0071BC"/>
        </w:rPr>
        <w:t>5.</w:t>
      </w:r>
      <w:r>
        <w:rPr>
          <w:b/>
          <w:bCs/>
        </w:rPr>
        <w:t xml:space="preserve">  Accès aux marchés formels et informels (SAMS)</w:t>
      </w:r>
    </w:p>
    <w:p w14:paraId="4FC1B037" w14:textId="5EC75623" w:rsidR="009F551E" w:rsidRDefault="00565F4A" w:rsidP="2FEEB2A7">
      <w:pPr>
        <w:spacing w:before="60" w:after="100" w:line="276" w:lineRule="auto"/>
        <w:jc w:val="both"/>
      </w:pPr>
      <w:r>
        <w:t>L'intégration des producteurs aux marchés formels et informels est renforcée à travers le dispositif SAMS. Cela comprend les achats locaux du PAM, les marchés institutionnels (HGSF, alimentation scolaire), la mise en relation avec des acheteurs privés, ainsi que l'accès aux foires et marchés traditionnels. L'objectif est de sécuriser des débouchés prévisibles et de stabiliser les revenus des petits producteurs.</w:t>
      </w:r>
    </w:p>
    <w:p w14:paraId="54920B57" w14:textId="77777777" w:rsidR="009F551E" w:rsidRDefault="00565F4A">
      <w:pPr>
        <w:pStyle w:val="Heading3"/>
        <w:spacing w:before="300" w:after="120"/>
      </w:pPr>
      <w:r>
        <w:rPr>
          <w:color w:val="404040"/>
          <w:sz w:val="26"/>
          <w:szCs w:val="26"/>
        </w:rPr>
        <w:t>Pilier Transformation</w:t>
      </w:r>
    </w:p>
    <w:p w14:paraId="01C9EEE3" w14:textId="77777777" w:rsidR="009F551E" w:rsidRDefault="00565F4A">
      <w:pPr>
        <w:spacing w:before="60" w:after="40"/>
      </w:pPr>
      <w:r>
        <w:rPr>
          <w:b/>
          <w:bCs/>
          <w:color w:val="0071BC"/>
        </w:rPr>
        <w:t>1.</w:t>
      </w:r>
      <w:r>
        <w:rPr>
          <w:b/>
          <w:bCs/>
        </w:rPr>
        <w:t xml:space="preserve">  Recherche, données probantes et apprentissage</w:t>
      </w:r>
    </w:p>
    <w:p w14:paraId="783C2C3B" w14:textId="1A0AECE0" w:rsidR="009F551E" w:rsidRDefault="00565F4A" w:rsidP="2FEEB2A7">
      <w:pPr>
        <w:spacing w:before="60" w:after="100" w:line="276" w:lineRule="auto"/>
        <w:jc w:val="both"/>
      </w:pPr>
      <w:r>
        <w:t>La production de données probantes, la recherche et l'apprentissage sont renforcés afin d'éclairer les politiques publiques et les décisions programmatiques. Le PAM développe des partenariats avec des universités et instituts de recherche (CIRAD, IRD, CGIAR, universités nationales) pour générer des évidences sur l'efficacité des interventions et diffuser les meilleures pratiques.</w:t>
      </w:r>
    </w:p>
    <w:p w14:paraId="3779D07D" w14:textId="77777777" w:rsidR="009F551E" w:rsidRDefault="00565F4A">
      <w:pPr>
        <w:spacing w:before="60" w:after="40"/>
      </w:pPr>
      <w:r>
        <w:rPr>
          <w:b/>
          <w:bCs/>
          <w:color w:val="0071BC"/>
        </w:rPr>
        <w:t>2.</w:t>
      </w:r>
      <w:r>
        <w:rPr>
          <w:b/>
          <w:bCs/>
        </w:rPr>
        <w:t xml:space="preserve">  Solutions innovantes pour la résilience</w:t>
      </w:r>
    </w:p>
    <w:p w14:paraId="53CD8F51" w14:textId="7032737B" w:rsidR="009F551E" w:rsidRDefault="00565F4A" w:rsidP="2FEEB2A7">
      <w:pPr>
        <w:spacing w:before="60" w:after="100" w:line="276" w:lineRule="auto"/>
        <w:jc w:val="both"/>
      </w:pPr>
      <w:r>
        <w:t>Des solutions innovantes sont intégrées afin de soutenir la transformation des systèmes agricoles et alimentaires. Cela inclut l'assurance agricole et climatique, la digitalisation des services (paiements numériques, cartographie des risques, plateformes de marché), les énergies propres, et la promotion de solutions locales éprouvées telles que les FARNE et les programmes HGSF.</w:t>
      </w:r>
    </w:p>
    <w:p w14:paraId="0FFFF729" w14:textId="77777777" w:rsidR="009F551E" w:rsidRDefault="00565F4A">
      <w:pPr>
        <w:spacing w:before="60" w:after="40"/>
      </w:pPr>
      <w:r>
        <w:rPr>
          <w:b/>
          <w:bCs/>
          <w:color w:val="0071BC"/>
        </w:rPr>
        <w:t>3.</w:t>
      </w:r>
      <w:r>
        <w:rPr>
          <w:b/>
          <w:bCs/>
        </w:rPr>
        <w:t xml:space="preserve">  Gouvernance et coordination multi-acteurs</w:t>
      </w:r>
    </w:p>
    <w:p w14:paraId="12347435" w14:textId="50A6D684" w:rsidR="009F551E" w:rsidRDefault="00565F4A" w:rsidP="2FEEB2A7">
      <w:pPr>
        <w:spacing w:before="60" w:after="100" w:line="276" w:lineRule="auto"/>
        <w:jc w:val="both"/>
      </w:pPr>
      <w:r>
        <w:t>La gouvernance et la coordination aux niveaux central et décentralisé sont renforcées afin d'assurer la cohérence, la durabilité et l'appropriation des interventions de résilience. Le PAM appuie les autorités nationales et locales dans la coordination intersectorielle et l'intégration des approches de résilience dans les stratégies et plans nationaux, via des MoU avec les ministères sectoriels concernés.</w:t>
      </w:r>
    </w:p>
    <w:p w14:paraId="015ADF96" w14:textId="77777777" w:rsidR="009F551E" w:rsidRDefault="00565F4A">
      <w:pPr>
        <w:spacing w:before="160" w:after="60"/>
      </w:pPr>
      <w:r>
        <w:rPr>
          <w:b/>
          <w:bCs/>
          <w:color w:val="0071BC"/>
          <w:sz w:val="20"/>
          <w:szCs w:val="20"/>
        </w:rPr>
        <w:t xml:space="preserve">Tableau 2 : </w:t>
      </w:r>
      <w:r>
        <w:rPr>
          <w:i/>
          <w:iCs/>
          <w:sz w:val="20"/>
          <w:szCs w:val="20"/>
        </w:rPr>
        <w:t>Synthèse des interventions par pilier : types d'activités, modalités et résultats attendus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2264"/>
        <w:gridCol w:w="2494"/>
        <w:gridCol w:w="2447"/>
      </w:tblGrid>
      <w:tr w:rsidR="009F551E" w14:paraId="14FAC2BF" w14:textId="77777777" w:rsidTr="2FEEB2A7">
        <w:tc>
          <w:tcPr>
            <w:tcW w:w="1821"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640382A" w14:textId="77777777" w:rsidR="009F551E" w:rsidRDefault="00565F4A">
            <w:pPr>
              <w:jc w:val="center"/>
            </w:pPr>
            <w:r>
              <w:rPr>
                <w:b/>
                <w:bCs/>
                <w:color w:val="FFFFFF"/>
                <w:sz w:val="20"/>
                <w:szCs w:val="20"/>
              </w:rPr>
              <w:t>Pilier</w:t>
            </w:r>
          </w:p>
        </w:tc>
        <w:tc>
          <w:tcPr>
            <w:tcW w:w="226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38B75F5A" w14:textId="77777777" w:rsidR="009F551E" w:rsidRDefault="00565F4A">
            <w:pPr>
              <w:jc w:val="center"/>
            </w:pPr>
            <w:r>
              <w:rPr>
                <w:b/>
                <w:bCs/>
                <w:color w:val="FFFFFF"/>
                <w:sz w:val="20"/>
                <w:szCs w:val="20"/>
              </w:rPr>
              <w:t>Interventions principales</w:t>
            </w:r>
          </w:p>
        </w:tc>
        <w:tc>
          <w:tcPr>
            <w:tcW w:w="2494"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DD1D898" w14:textId="77777777" w:rsidR="009F551E" w:rsidRDefault="00565F4A">
            <w:pPr>
              <w:jc w:val="center"/>
            </w:pPr>
            <w:r>
              <w:rPr>
                <w:b/>
                <w:bCs/>
                <w:color w:val="FFFFFF"/>
                <w:sz w:val="20"/>
                <w:szCs w:val="20"/>
              </w:rPr>
              <w:t>Modalités clés</w:t>
            </w:r>
          </w:p>
        </w:tc>
        <w:tc>
          <w:tcPr>
            <w:tcW w:w="2447"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66F4019" w14:textId="77777777" w:rsidR="009F551E" w:rsidRDefault="00565F4A">
            <w:pPr>
              <w:jc w:val="center"/>
            </w:pPr>
            <w:r>
              <w:rPr>
                <w:b/>
                <w:bCs/>
                <w:color w:val="FFFFFF"/>
                <w:sz w:val="20"/>
                <w:szCs w:val="20"/>
              </w:rPr>
              <w:t>Résultats attendus</w:t>
            </w:r>
          </w:p>
        </w:tc>
      </w:tr>
      <w:tr w:rsidR="009F551E" w14:paraId="155804F2" w14:textId="77777777" w:rsidTr="2FEEB2A7">
        <w:tc>
          <w:tcPr>
            <w:tcW w:w="182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0DCDAF" w14:textId="77777777" w:rsidR="009F551E" w:rsidRDefault="00565F4A">
            <w:r>
              <w:rPr>
                <w:b/>
                <w:bCs/>
                <w:sz w:val="20"/>
                <w:szCs w:val="20"/>
              </w:rPr>
              <w:t>Préparation</w:t>
            </w:r>
          </w:p>
        </w:tc>
        <w:tc>
          <w:tcPr>
            <w:tcW w:w="226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98AA88" w14:textId="77777777" w:rsidR="009F551E" w:rsidRDefault="00565F4A">
            <w:r>
              <w:rPr>
                <w:sz w:val="20"/>
                <w:szCs w:val="20"/>
              </w:rPr>
              <w:t>Alerte précoce, pré-positionnement, actions anticipatoires, coordination GRC</w:t>
            </w:r>
          </w:p>
        </w:tc>
        <w:tc>
          <w:tcPr>
            <w:tcW w:w="249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2D31C44" w14:textId="77777777" w:rsidR="009F551E" w:rsidRDefault="00565F4A">
            <w:r w:rsidRPr="2FEEB2A7">
              <w:rPr>
                <w:sz w:val="20"/>
                <w:szCs w:val="20"/>
              </w:rPr>
              <w:t xml:space="preserve">Plans de contingence, SAP, stocks stratégiques, transferts monétaires, </w:t>
            </w:r>
            <w:commentRangeStart w:id="271"/>
            <w:commentRangeStart w:id="272"/>
            <w:del w:id="273" w:author="Marieme DIAW" w:date="2026-05-14T13:56:00Z" w16du:dateUtc="2026-05-14T13:56:29Z">
              <w:r w:rsidRPr="2FEEB2A7">
                <w:rPr>
                  <w:sz w:val="20"/>
                  <w:szCs w:val="20"/>
                </w:rPr>
                <w:delText>semences</w:delText>
              </w:r>
            </w:del>
            <w:r w:rsidRPr="2FEEB2A7">
              <w:rPr>
                <w:sz w:val="20"/>
                <w:szCs w:val="20"/>
              </w:rPr>
              <w:t>,</w:t>
            </w:r>
            <w:commentRangeEnd w:id="271"/>
            <w:r w:rsidRPr="2FEEB2A7">
              <w:rPr>
                <w:rStyle w:val="CommentReference"/>
                <w:sz w:val="20"/>
                <w:szCs w:val="20"/>
              </w:rPr>
              <w:commentReference w:id="271"/>
            </w:r>
            <w:commentRangeEnd w:id="272"/>
            <w:r w:rsidRPr="2FEEB2A7">
              <w:rPr>
                <w:rStyle w:val="CommentReference"/>
                <w:sz w:val="20"/>
                <w:szCs w:val="20"/>
              </w:rPr>
              <w:commentReference w:id="272"/>
            </w:r>
            <w:r w:rsidRPr="2FEEB2A7">
              <w:rPr>
                <w:sz w:val="20"/>
                <w:szCs w:val="20"/>
              </w:rPr>
              <w:t xml:space="preserve"> ANJE</w:t>
            </w:r>
          </w:p>
        </w:tc>
        <w:tc>
          <w:tcPr>
            <w:tcW w:w="244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7F03618" w14:textId="77777777" w:rsidR="009F551E" w:rsidRDefault="00565F4A">
            <w:r>
              <w:rPr>
                <w:sz w:val="20"/>
                <w:szCs w:val="20"/>
              </w:rPr>
              <w:t>Réduction de l'impact avant les chocs, meilleure anticipation et coordination</w:t>
            </w:r>
          </w:p>
        </w:tc>
      </w:tr>
      <w:tr w:rsidR="009F551E" w14:paraId="62E37E8B" w14:textId="77777777" w:rsidTr="2FEEB2A7">
        <w:tc>
          <w:tcPr>
            <w:tcW w:w="18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CC283AA" w14:textId="77777777" w:rsidR="009F551E" w:rsidRDefault="00565F4A">
            <w:r>
              <w:rPr>
                <w:b/>
                <w:bCs/>
                <w:sz w:val="20"/>
                <w:szCs w:val="20"/>
              </w:rPr>
              <w:t>Absorption</w:t>
            </w:r>
          </w:p>
        </w:tc>
        <w:tc>
          <w:tcPr>
            <w:tcW w:w="2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7D420318" w14:textId="77777777" w:rsidR="009F551E" w:rsidRDefault="00565F4A">
            <w:r>
              <w:rPr>
                <w:sz w:val="20"/>
                <w:szCs w:val="20"/>
              </w:rPr>
              <w:t>Assistance alimentaire et monétaire, nutrition préventive et curative, alimentation scolaire d'urgence, AVEC, assurance agricole</w:t>
            </w:r>
          </w:p>
        </w:tc>
        <w:tc>
          <w:tcPr>
            <w:tcW w:w="249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87DB71D" w14:textId="77777777" w:rsidR="009F551E" w:rsidRDefault="00565F4A">
            <w:r>
              <w:rPr>
                <w:sz w:val="20"/>
                <w:szCs w:val="20"/>
              </w:rPr>
              <w:t>GFD, CBT, filets sociaux, THR, suppléments nutritionnels, AVEC, assurance agricole</w:t>
            </w:r>
          </w:p>
        </w:tc>
        <w:tc>
          <w:tcPr>
            <w:tcW w:w="2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9E6B611" w14:textId="77777777" w:rsidR="009F551E" w:rsidRDefault="00565F4A">
            <w:r>
              <w:rPr>
                <w:sz w:val="20"/>
                <w:szCs w:val="20"/>
              </w:rPr>
              <w:t>Préservation des moyens d'existence, couverture des besoins immédiats, protection nutritionnelle</w:t>
            </w:r>
          </w:p>
        </w:tc>
      </w:tr>
      <w:tr w:rsidR="009F551E" w14:paraId="187F088A" w14:textId="77777777" w:rsidTr="2FEEB2A7">
        <w:tc>
          <w:tcPr>
            <w:tcW w:w="1821"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C7A8891" w14:textId="77777777" w:rsidR="009F551E" w:rsidRDefault="00565F4A">
            <w:r>
              <w:rPr>
                <w:b/>
                <w:bCs/>
                <w:sz w:val="20"/>
                <w:szCs w:val="20"/>
              </w:rPr>
              <w:t>Adaptation</w:t>
            </w:r>
          </w:p>
        </w:tc>
        <w:tc>
          <w:tcPr>
            <w:tcW w:w="226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3D5F600" w14:textId="77777777" w:rsidR="009F551E" w:rsidRDefault="00565F4A">
            <w:r>
              <w:rPr>
                <w:sz w:val="20"/>
                <w:szCs w:val="20"/>
              </w:rPr>
              <w:t>SAMS, chaînes de valeur sensibles à la nutrition, RRT, infrastructures productives, renforcement OP, pratiques climato-intelligentes</w:t>
            </w:r>
          </w:p>
        </w:tc>
        <w:tc>
          <w:tcPr>
            <w:tcW w:w="2494"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24B10E1" w14:textId="77777777" w:rsidR="009F551E" w:rsidRDefault="00565F4A">
            <w:r>
              <w:rPr>
                <w:sz w:val="20"/>
                <w:szCs w:val="20"/>
              </w:rPr>
              <w:t>Achats locaux, HGSF, formations, intrants, aménagements, énergie solaire, outil FORMA</w:t>
            </w:r>
          </w:p>
        </w:tc>
        <w:tc>
          <w:tcPr>
            <w:tcW w:w="2447"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4D34806" w14:textId="77777777" w:rsidR="009F551E" w:rsidRDefault="00565F4A">
            <w:r>
              <w:rPr>
                <w:sz w:val="20"/>
                <w:szCs w:val="20"/>
              </w:rPr>
              <w:t>Stabilisation des revenus, intégration aux marchés, résilience économique durable</w:t>
            </w:r>
          </w:p>
        </w:tc>
      </w:tr>
      <w:tr w:rsidR="009F551E" w14:paraId="73059AC4" w14:textId="77777777" w:rsidTr="2FEEB2A7">
        <w:tc>
          <w:tcPr>
            <w:tcW w:w="182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C77615C" w14:textId="77777777" w:rsidR="009F551E" w:rsidRDefault="00565F4A">
            <w:r>
              <w:rPr>
                <w:b/>
                <w:bCs/>
                <w:sz w:val="20"/>
                <w:szCs w:val="20"/>
              </w:rPr>
              <w:t>Transformation</w:t>
            </w:r>
          </w:p>
        </w:tc>
        <w:tc>
          <w:tcPr>
            <w:tcW w:w="226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ADEEE58" w14:textId="77777777" w:rsidR="009F551E" w:rsidRDefault="00565F4A">
            <w:r>
              <w:rPr>
                <w:sz w:val="20"/>
                <w:szCs w:val="20"/>
              </w:rPr>
              <w:t>Génération d'évidences, politiques innovantes, gouvernance multi-acteurs, institutionnalisation</w:t>
            </w:r>
          </w:p>
        </w:tc>
        <w:tc>
          <w:tcPr>
            <w:tcW w:w="249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56AA3B4" w14:textId="77777777" w:rsidR="009F551E" w:rsidRDefault="00565F4A">
            <w:r>
              <w:rPr>
                <w:sz w:val="20"/>
                <w:szCs w:val="20"/>
              </w:rPr>
              <w:t>Partenariats recherche, MoU sectoriels, digitalisation, assurance agricole, DRR, FARNE, HGSF</w:t>
            </w:r>
          </w:p>
        </w:tc>
        <w:tc>
          <w:tcPr>
            <w:tcW w:w="244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716DC12" w14:textId="77777777" w:rsidR="009F551E" w:rsidRDefault="00565F4A">
            <w:r>
              <w:rPr>
                <w:sz w:val="20"/>
                <w:szCs w:val="20"/>
              </w:rPr>
              <w:t>Changement systémique et durabilité institutionnelle à long terme</w:t>
            </w:r>
          </w:p>
        </w:tc>
      </w:tr>
    </w:tbl>
    <w:p w14:paraId="390F578D" w14:textId="77777777" w:rsidR="009F551E" w:rsidRDefault="009F551E">
      <w:pPr>
        <w:spacing w:before="80"/>
      </w:pPr>
    </w:p>
    <w:p w14:paraId="1C9E89ED" w14:textId="77777777" w:rsidR="009F551E" w:rsidRDefault="00565F4A">
      <w:r>
        <w:br w:type="page"/>
      </w:r>
    </w:p>
    <w:p w14:paraId="091E0A70" w14:textId="77777777" w:rsidR="009F551E" w:rsidRDefault="00565F4A">
      <w:pPr>
        <w:pStyle w:val="Heading2"/>
        <w:spacing w:before="300"/>
      </w:pPr>
      <w:r>
        <w:t>6.2 Ciblage géographique</w:t>
      </w:r>
    </w:p>
    <w:p w14:paraId="60832D26" w14:textId="77777777" w:rsidR="009F551E" w:rsidRDefault="00565F4A">
      <w:pPr>
        <w:pStyle w:val="Heading3"/>
        <w:spacing w:before="300" w:after="120"/>
      </w:pPr>
      <w:r>
        <w:rPr>
          <w:color w:val="404040"/>
          <w:sz w:val="26"/>
          <w:szCs w:val="26"/>
        </w:rPr>
        <w:t>Niveau district</w:t>
      </w:r>
    </w:p>
    <w:p w14:paraId="6464F7FB" w14:textId="7CBBC385" w:rsidR="009F551E" w:rsidRDefault="00565F4A" w:rsidP="2FEEB2A7">
      <w:pPr>
        <w:spacing w:before="60" w:after="100" w:line="276" w:lineRule="auto"/>
        <w:jc w:val="both"/>
      </w:pPr>
      <w:r>
        <w:t>L'identification des zones prioritaires au niveau district s'appuie sur l'Analyse Intégrée du Contexte (AIC), qui combine l'analyse des tendances historiques de sécurité alimentaire, de nutrition et d'exposition aux aléas (sécheresses, cyclones, inondations, érosion, déforestation) avec des informations sur les moyens de subsistance, l'environnement, les infrastructures et les marchés. Les critères de sélection principaux sont : facteurs climatiques aggravants (variabilité pluviométrique, exposition aux événements extrêmes), niveaux d'insécurité alimentaire et nutritionnelle, et accessibilité infrastructurelle.</w:t>
      </w:r>
    </w:p>
    <w:p w14:paraId="108A4AFA" w14:textId="77777777" w:rsidR="009F551E" w:rsidRDefault="00565F4A">
      <w:pPr>
        <w:pStyle w:val="Heading3"/>
        <w:spacing w:before="300" w:after="120"/>
      </w:pPr>
      <w:r>
        <w:rPr>
          <w:color w:val="404040"/>
          <w:sz w:val="26"/>
          <w:szCs w:val="26"/>
        </w:rPr>
        <w:t>Niveau commune</w:t>
      </w:r>
    </w:p>
    <w:p w14:paraId="3B55FF2D" w14:textId="298664B8" w:rsidR="009F551E" w:rsidRDefault="00565F4A" w:rsidP="2FEEB2A7">
      <w:pPr>
        <w:spacing w:before="60" w:after="100" w:line="276" w:lineRule="auto"/>
        <w:jc w:val="both"/>
      </w:pPr>
      <w:r>
        <w:t>Une analyse approfondie est conduite pour identifier les communes prioritaires selon quatre classes de priorisation (P1 à P4). Les communes en priorité 2 et 3 sont ciblées pour les activités de résilience. Les données mobilisées incluent les résultats AIC/IPC, les informations sur la sécurité alimentaire et nutritionnelle, l'exposition aux chocs, les critères programmatiques (accessibilité, sécurité) et les expériences passées du PAM et de ses partenaires.</w:t>
      </w:r>
    </w:p>
    <w:p w14:paraId="6D2B393C" w14:textId="77777777" w:rsidR="009F551E" w:rsidRDefault="00565F4A">
      <w:pPr>
        <w:pStyle w:val="Heading3"/>
        <w:spacing w:before="300" w:after="120"/>
      </w:pPr>
      <w:r>
        <w:rPr>
          <w:color w:val="404040"/>
          <w:sz w:val="26"/>
          <w:szCs w:val="26"/>
        </w:rPr>
        <w:t>Niveau fokontany</w:t>
      </w:r>
    </w:p>
    <w:p w14:paraId="5D21B467" w14:textId="3487B783" w:rsidR="009F551E" w:rsidRDefault="00565F4A" w:rsidP="2FEEB2A7">
      <w:pPr>
        <w:spacing w:before="60" w:after="100" w:line="276" w:lineRule="auto"/>
        <w:jc w:val="both"/>
      </w:pPr>
      <w:r>
        <w:t>Une fois les communes identifiées, le ciblage est affiné au niveau des fokontany, unité administrative de base, afin de prioriser les communautés les plus vulnérables au sein de chaque commune. Ce niveau de ciblage s'appuie sur les Planifications Communautaires Participatives (PCP) et les données collectées lors de la Programmation Saisonnière des Moyens de Subsistance (PSMS). Les critères retenus à ce niveau incluent la densité de population en insécurité alimentaire, la présence d'infrastructures d'accès, la disponibilité de partenaires opérationnels et le potentiel de création d'actifs communautaires.</w:t>
      </w:r>
    </w:p>
    <w:p w14:paraId="771A114A" w14:textId="71E60DAF" w:rsidR="009F551E" w:rsidRDefault="00565F4A" w:rsidP="2FEEB2A7">
      <w:pPr>
        <w:pBdr>
          <w:top w:val="single" w:sz="4" w:space="4" w:color="0071BC"/>
          <w:left w:val="thick" w:sz="12" w:space="8" w:color="0071BC"/>
          <w:bottom w:val="single" w:sz="4" w:space="4" w:color="0071BC"/>
        </w:pBdr>
        <w:shd w:val="clear" w:color="auto" w:fill="D5E8F0"/>
        <w:spacing w:before="80" w:after="80" w:line="276" w:lineRule="auto"/>
        <w:ind w:left="120"/>
        <w:jc w:val="both"/>
      </w:pPr>
      <w:r w:rsidRPr="2FEEB2A7">
        <w:rPr>
          <w:i/>
          <w:iCs/>
        </w:rPr>
        <w:t>Approche dynamique et évolutive : la stratégie de ciblage reste flexible et adaptative, intégrant des mécanismes de suivi et d'ajustement réguliers. L'analyse périodique des données climatiques et de sécurité alimentaire permet d'affiner le ciblage et de réorienter les interventions vers les zones où les besoins sont les plus pressants.</w:t>
      </w:r>
    </w:p>
    <w:p w14:paraId="3E1634F3" w14:textId="77777777" w:rsidR="009F551E" w:rsidRDefault="00565F4A">
      <w:pPr>
        <w:pStyle w:val="Heading2"/>
        <w:spacing w:before="300"/>
      </w:pPr>
      <w:r>
        <w:t>6.3 Évaluation des besoins (approche 3PA)</w:t>
      </w:r>
    </w:p>
    <w:p w14:paraId="3C71921B" w14:textId="0FF90836" w:rsidR="009F551E" w:rsidRDefault="00565F4A" w:rsidP="2FEEB2A7">
      <w:pPr>
        <w:spacing w:before="60" w:after="100" w:line="276" w:lineRule="auto"/>
        <w:jc w:val="both"/>
      </w:pPr>
      <w:r>
        <w:t>La vision du bureau pays du PAM à Madagascar est de mettre en place une approche programmatique intégrée dont l'un des résultats majeurs serait la graduation des bénéficiaires assistés dans le cadre de l'urgence vers une situation de résilience. Pour ce faire, le bureau s'appuie sur l'approche à trois niveaux (3PA). Cette approche permet une meilleure appropriation du contexte, des activités et aléas, mais également du potentiel et des besoins des communautés. Dans le contexte actuel de raréfaction des ressources financières, une concentration des interventions vers les zones structurellement vulnérables est nécessaire et offre une opportunité d'avoir un impact durable.</w:t>
      </w:r>
    </w:p>
    <w:p w14:paraId="6BFEE0F6" w14:textId="77777777" w:rsidR="009F551E" w:rsidRDefault="00565F4A">
      <w:pPr>
        <w:pStyle w:val="Heading3"/>
        <w:spacing w:before="300" w:after="120"/>
      </w:pPr>
      <w:r>
        <w:rPr>
          <w:color w:val="404040"/>
          <w:sz w:val="26"/>
          <w:szCs w:val="26"/>
        </w:rPr>
        <w:t>Analyse Intégrée du Contexte (AIC)</w:t>
      </w:r>
    </w:p>
    <w:p w14:paraId="74DD31C9" w14:textId="480699C4" w:rsidR="009F551E" w:rsidRDefault="00565F4A" w:rsidP="2FEEB2A7">
      <w:pPr>
        <w:spacing w:before="60" w:after="100" w:line="276" w:lineRule="auto"/>
        <w:jc w:val="both"/>
      </w:pPr>
      <w:r>
        <w:t>L'AIC sera réalisée par l'Unité RAM du PAM et permettra de mettre à jour d'une part les facteurs majeurs qui influencent de façon cruciale et historique l'insécurité alimentaire des ménages, d'autre part de géo-référencer les communes historiquement les plus vulnérables à ces facteurs. Les résultats seront partagés avec le gouvernement malgache et les partenaires, et constitueront la base d'orientation de la mise en œuvre de la stratégie résilience du PAM. Cela nécessite une collecte de données primaires et secondaires ainsi qu'un atelier de présentation et de restitution.</w:t>
      </w:r>
    </w:p>
    <w:p w14:paraId="64CBF1D7" w14:textId="77777777" w:rsidR="009F551E" w:rsidRDefault="00565F4A">
      <w:pPr>
        <w:pStyle w:val="Heading3"/>
        <w:spacing w:before="300" w:after="120"/>
      </w:pPr>
      <w:r>
        <w:rPr>
          <w:color w:val="404040"/>
          <w:sz w:val="26"/>
          <w:szCs w:val="26"/>
        </w:rPr>
        <w:t>Programmation Saisonnière des Moyens de Subsistance (PSMS)</w:t>
      </w:r>
    </w:p>
    <w:p w14:paraId="3184E02C" w14:textId="212D348C" w:rsidR="009F551E" w:rsidRDefault="00565F4A" w:rsidP="2FEEB2A7">
      <w:pPr>
        <w:spacing w:before="60" w:after="100" w:line="276" w:lineRule="auto"/>
        <w:jc w:val="both"/>
      </w:pPr>
      <w:r>
        <w:t>La PSMS vise à répertorier dans les communes d'intervention tous les moyens d'existence utilisés ainsi que le calendrier optimal de leur mise en œuvre. Elle met simultanément à jour toutes les activités humaines ou naturelles susceptibles d'impacter la mise en œuvre des activités par les ménages. Le résultat est un calendrier des moyens d'existence incluant les risques à mitiger pour assurer leur réussite. Des ateliers de formation et d'élaboration au niveau district et commune impliqueront les secteurs techniques de l'État, les autorités locales, les partenaires et les communautés.</w:t>
      </w:r>
    </w:p>
    <w:p w14:paraId="5198B3DA" w14:textId="77777777" w:rsidR="009F551E" w:rsidRDefault="00565F4A">
      <w:pPr>
        <w:pStyle w:val="Heading3"/>
        <w:spacing w:before="300" w:after="120"/>
      </w:pPr>
      <w:r>
        <w:rPr>
          <w:color w:val="404040"/>
          <w:sz w:val="26"/>
          <w:szCs w:val="26"/>
        </w:rPr>
        <w:t>Planification Communautaire Participative (PCP)</w:t>
      </w:r>
    </w:p>
    <w:p w14:paraId="17219E48" w14:textId="7DEC1C0D" w:rsidR="009F551E" w:rsidRDefault="00565F4A" w:rsidP="2FEEB2A7">
      <w:pPr>
        <w:spacing w:before="60" w:after="100" w:line="276" w:lineRule="auto"/>
        <w:jc w:val="both"/>
      </w:pPr>
      <w:r>
        <w:t>La PCP est directement orientée vers les communautés. Elle permet d'identifier les besoins des différentes catégories sociales ainsi que toutes les potentialités dont regorgent les communes ou fokontany. Les activités à mettre en œuvre par le PAM se feront sur la base des besoins de la communauté avec une approche participative très inclusive. Cette approche assure une appropriation certaine des activités et actifs au niveau communautaire et local. Des ateliers de formation et de planification sont organisés au niveau des communes.</w:t>
      </w:r>
    </w:p>
    <w:p w14:paraId="7FC1DB9C" w14:textId="77777777" w:rsidR="009F551E" w:rsidRDefault="00565F4A">
      <w:pPr>
        <w:pStyle w:val="Heading2"/>
        <w:spacing w:before="300"/>
      </w:pPr>
      <w:r>
        <w:t>6.4 Ciblage des ménages et des organisations paysannes</w:t>
      </w:r>
    </w:p>
    <w:p w14:paraId="4B12FD5C" w14:textId="77777777" w:rsidR="009F551E" w:rsidRDefault="00565F4A">
      <w:pPr>
        <w:pStyle w:val="Heading3"/>
        <w:spacing w:before="300" w:after="120"/>
      </w:pPr>
      <w:r>
        <w:rPr>
          <w:color w:val="404040"/>
          <w:sz w:val="26"/>
          <w:szCs w:val="26"/>
        </w:rPr>
        <w:t>Ciblage des ménages</w:t>
      </w:r>
    </w:p>
    <w:p w14:paraId="247097F1" w14:textId="69507D96" w:rsidR="009F551E" w:rsidRDefault="00565F4A" w:rsidP="2FEEB2A7">
      <w:pPr>
        <w:spacing w:before="60" w:after="100" w:line="276" w:lineRule="auto"/>
        <w:jc w:val="both"/>
      </w:pPr>
      <w:r>
        <w:t>Le ciblage des ménages bénéficiaires repose sur une approche fondée sur les besoins, garantissant que l'assistance atteint les bonnes personnes au bon moment, de manière équitable. Il cible les ménages en insécurité alimentaire aiguë et/ou chronique, disposant de peu d'actifs, ayant de nombreuses personnes à charge et sans soutien externe suffisant. La méthodologie s'appuie sur les connaissances communautaires (approche HEA) et respecte strictement les exigences éthiques des principes humanitaires (lutte contre la fraude, PSEA, égalité de genre, mécanisme de feedback).</w:t>
      </w:r>
    </w:p>
    <w:p w14:paraId="0E81B95E" w14:textId="77777777" w:rsidR="009F551E" w:rsidRDefault="00565F4A">
      <w:pPr>
        <w:spacing w:before="60" w:after="100" w:line="276" w:lineRule="auto"/>
        <w:jc w:val="both"/>
      </w:pPr>
      <w:r>
        <w:t>Les étapes du ciblage des ménages sont :</w:t>
      </w:r>
    </w:p>
    <w:p w14:paraId="21B10332" w14:textId="77777777" w:rsidR="009F551E" w:rsidRDefault="00565F4A">
      <w:pPr>
        <w:pStyle w:val="ListParagraph"/>
        <w:numPr>
          <w:ilvl w:val="0"/>
          <w:numId w:val="22"/>
        </w:numPr>
        <w:spacing w:before="40" w:after="60"/>
      </w:pPr>
      <w:r>
        <w:t>Prise de contact avec les autorités locales et sensibilisation de la population ;</w:t>
      </w:r>
    </w:p>
    <w:p w14:paraId="1ED469E9" w14:textId="77777777" w:rsidR="009F551E" w:rsidRDefault="00565F4A">
      <w:pPr>
        <w:pStyle w:val="ListParagraph"/>
        <w:numPr>
          <w:ilvl w:val="0"/>
          <w:numId w:val="22"/>
        </w:numPr>
        <w:spacing w:before="40" w:after="60"/>
      </w:pPr>
      <w:r>
        <w:t>Assemblées générales : présentation des objectifs et critères socio-économiques ;</w:t>
      </w:r>
    </w:p>
    <w:p w14:paraId="55EFD3D4" w14:textId="77777777" w:rsidR="009F551E" w:rsidRDefault="00565F4A">
      <w:pPr>
        <w:pStyle w:val="ListParagraph"/>
        <w:numPr>
          <w:ilvl w:val="0"/>
          <w:numId w:val="22"/>
        </w:numPr>
        <w:spacing w:before="40" w:after="60"/>
      </w:pPr>
      <w:r>
        <w:t>Définition communautaire des groupes de richesse selon l'approche HEA ;</w:t>
      </w:r>
    </w:p>
    <w:p w14:paraId="6C9E5117" w14:textId="77777777" w:rsidR="009F551E" w:rsidRDefault="00565F4A">
      <w:pPr>
        <w:pStyle w:val="ListParagraph"/>
        <w:numPr>
          <w:ilvl w:val="0"/>
          <w:numId w:val="22"/>
        </w:numPr>
        <w:spacing w:before="40" w:after="60"/>
      </w:pPr>
      <w:r>
        <w:t>Mise en place des Comités de Sélection et de Plaintes ;</w:t>
      </w:r>
    </w:p>
    <w:p w14:paraId="1099E0D6" w14:textId="77777777" w:rsidR="009F551E" w:rsidRDefault="00565F4A">
      <w:pPr>
        <w:pStyle w:val="ListParagraph"/>
        <w:numPr>
          <w:ilvl w:val="0"/>
          <w:numId w:val="22"/>
        </w:numPr>
        <w:spacing w:before="40" w:after="60"/>
      </w:pPr>
      <w:r>
        <w:t>Enregistrement et enquête via smartphones, triangulation avec des indicateurs de vulnérabilité ;</w:t>
      </w:r>
    </w:p>
    <w:p w14:paraId="620FAF4A" w14:textId="361A54EB" w:rsidR="009F551E" w:rsidRDefault="00565F4A" w:rsidP="2FEEB2A7">
      <w:pPr>
        <w:pStyle w:val="ListParagraph"/>
        <w:numPr>
          <w:ilvl w:val="0"/>
          <w:numId w:val="22"/>
        </w:numPr>
        <w:spacing w:before="40" w:after="60"/>
      </w:pPr>
      <w:r>
        <w:t>Contrôle qualité, élimination des doublons et validation communautaire.</w:t>
      </w:r>
    </w:p>
    <w:p w14:paraId="0EC4A4FE" w14:textId="77777777" w:rsidR="009F551E" w:rsidRDefault="00565F4A">
      <w:pPr>
        <w:pStyle w:val="Heading3"/>
        <w:spacing w:before="300" w:after="120"/>
      </w:pPr>
      <w:r>
        <w:rPr>
          <w:color w:val="404040"/>
          <w:sz w:val="26"/>
          <w:szCs w:val="26"/>
        </w:rPr>
        <w:t>Ciblage des organisations paysannes (OP)</w:t>
      </w:r>
    </w:p>
    <w:p w14:paraId="28FA6876" w14:textId="77777777" w:rsidR="009F551E" w:rsidRDefault="00565F4A">
      <w:pPr>
        <w:spacing w:before="60" w:after="100" w:line="276" w:lineRule="auto"/>
        <w:jc w:val="both"/>
      </w:pPr>
      <w:r>
        <w:t>La sélection des OP, coopératives et groupements de producteurs repose sur des critères économiques, techniques et organisationnels, en cohérence avec l'approche SAMS. Les OP ciblées disposent d'un potentiel de production et de commercialisation, d'un ancrage local et d'une volonté de s'insérer dans les marchés institutionnels et/ou privés. Le processus comprend :</w:t>
      </w:r>
    </w:p>
    <w:p w14:paraId="29863595" w14:textId="77777777" w:rsidR="009F551E" w:rsidRDefault="00565F4A">
      <w:pPr>
        <w:pStyle w:val="ListParagraph"/>
        <w:numPr>
          <w:ilvl w:val="0"/>
          <w:numId w:val="22"/>
        </w:numPr>
        <w:spacing w:before="40" w:after="60"/>
      </w:pPr>
      <w:r>
        <w:t>Diffusion d'un Appel à Manifestation d'Intérêt (AMI) transparent ;</w:t>
      </w:r>
    </w:p>
    <w:p w14:paraId="1CC2703F" w14:textId="77777777" w:rsidR="009F551E" w:rsidRDefault="00565F4A">
      <w:pPr>
        <w:pStyle w:val="ListParagraph"/>
        <w:numPr>
          <w:ilvl w:val="0"/>
          <w:numId w:val="22"/>
        </w:numPr>
        <w:spacing w:before="40" w:after="60"/>
      </w:pPr>
      <w:r>
        <w:t>Évaluation des OP via l'outil FORMA du PAM (dimensions organisationnelles, techniques, financières et de gouvernance) ;</w:t>
      </w:r>
    </w:p>
    <w:p w14:paraId="6A58CF91" w14:textId="77777777" w:rsidR="009F551E" w:rsidRDefault="00565F4A">
      <w:pPr>
        <w:pStyle w:val="ListParagraph"/>
        <w:numPr>
          <w:ilvl w:val="0"/>
          <w:numId w:val="22"/>
        </w:numPr>
        <w:spacing w:before="40" w:after="60"/>
      </w:pPr>
      <w:r>
        <w:t>Classification des OP par catégories selon leur niveau de maturité ;</w:t>
      </w:r>
    </w:p>
    <w:p w14:paraId="6C1FCDBB" w14:textId="77777777" w:rsidR="009F551E" w:rsidRDefault="00565F4A">
      <w:pPr>
        <w:pStyle w:val="ListParagraph"/>
        <w:numPr>
          <w:ilvl w:val="0"/>
          <w:numId w:val="22"/>
        </w:numPr>
        <w:spacing w:before="40" w:after="60"/>
      </w:pPr>
      <w:r>
        <w:t>Visites de terrain et vérification des informations déclarées ;</w:t>
      </w:r>
    </w:p>
    <w:p w14:paraId="1B2479E5" w14:textId="77777777" w:rsidR="009F551E" w:rsidRDefault="00565F4A">
      <w:pPr>
        <w:pStyle w:val="ListParagraph"/>
        <w:numPr>
          <w:ilvl w:val="0"/>
          <w:numId w:val="22"/>
        </w:numPr>
        <w:spacing w:before="40" w:after="60"/>
      </w:pPr>
      <w:r>
        <w:t>Validation en concertation avec les services techniques compétents ;</w:t>
      </w:r>
    </w:p>
    <w:p w14:paraId="7A3821E0" w14:textId="6211C3EE" w:rsidR="009F551E" w:rsidRDefault="00565F4A" w:rsidP="2FEEB2A7">
      <w:pPr>
        <w:pStyle w:val="ListParagraph"/>
        <w:numPr>
          <w:ilvl w:val="0"/>
          <w:numId w:val="22"/>
        </w:numPr>
        <w:spacing w:before="40" w:after="60"/>
      </w:pPr>
      <w:r>
        <w:t>Définition de paquets d'appui différenciés selon la catégorie de chaque OP (formations, équipements, infrastructures, accès au marché, services financiers, accompagnement).</w:t>
      </w:r>
    </w:p>
    <w:p w14:paraId="56788AFB" w14:textId="77777777" w:rsidR="009F551E" w:rsidRDefault="00565F4A">
      <w:pPr>
        <w:pStyle w:val="Heading2"/>
        <w:spacing w:before="300"/>
      </w:pPr>
      <w:r>
        <w:t>6.5 Principales initiatives et logique d'intégration</w:t>
      </w:r>
    </w:p>
    <w:p w14:paraId="69789BB8" w14:textId="77777777" w:rsidR="009F551E" w:rsidRDefault="00565F4A">
      <w:pPr>
        <w:spacing w:before="60" w:after="100" w:line="276" w:lineRule="auto"/>
        <w:jc w:val="both"/>
      </w:pPr>
      <w:r>
        <w:t>La stratégie repose sur l'intégration opérationnelle de plusieurs initiatives complémentaires, mises en œuvre de manière coordonnée le long d'une même trajectoire de résilience.</w:t>
      </w:r>
    </w:p>
    <w:p w14:paraId="52FAC832" w14:textId="77777777" w:rsidR="009F551E" w:rsidRDefault="009F551E">
      <w:pPr>
        <w:spacing w:before="80"/>
      </w:pPr>
    </w:p>
    <w:p w14:paraId="79DF04A5" w14:textId="77777777" w:rsidR="009F551E" w:rsidRDefault="00565F4A">
      <w:pPr>
        <w:spacing w:before="160" w:after="60"/>
      </w:pPr>
      <w:r>
        <w:rPr>
          <w:b/>
          <w:bCs/>
          <w:color w:val="0071BC"/>
          <w:sz w:val="20"/>
          <w:szCs w:val="20"/>
        </w:rPr>
        <w:t xml:space="preserve">Tableau 6 : </w:t>
      </w:r>
      <w:r>
        <w:rPr>
          <w:i/>
          <w:iCs/>
          <w:sz w:val="20"/>
          <w:szCs w:val="20"/>
        </w:rPr>
        <w:t>Synthèse des principales initiatives de résilience, cibles et objectifs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120"/>
        <w:gridCol w:w="1815"/>
        <w:gridCol w:w="3118"/>
      </w:tblGrid>
      <w:tr w:rsidR="009F551E" w14:paraId="2D885006"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7BC23003" w14:textId="77777777" w:rsidR="009F551E" w:rsidRDefault="00565F4A">
            <w:pPr>
              <w:jc w:val="center"/>
            </w:pPr>
            <w:r>
              <w:rPr>
                <w:b/>
                <w:bCs/>
                <w:color w:val="FFFFFF"/>
                <w:sz w:val="20"/>
                <w:szCs w:val="20"/>
              </w:rPr>
              <w:t>Initiative</w:t>
            </w:r>
          </w:p>
        </w:tc>
        <w:tc>
          <w:tcPr>
            <w:tcW w:w="212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3B8EFE1" w14:textId="77777777" w:rsidR="009F551E" w:rsidRDefault="00565F4A">
            <w:pPr>
              <w:jc w:val="center"/>
            </w:pPr>
            <w:r>
              <w:rPr>
                <w:b/>
                <w:bCs/>
                <w:color w:val="FFFFFF"/>
                <w:sz w:val="20"/>
                <w:szCs w:val="20"/>
              </w:rPr>
              <w:t>Description</w:t>
            </w:r>
          </w:p>
        </w:tc>
        <w:tc>
          <w:tcPr>
            <w:tcW w:w="1815"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48D77044" w14:textId="77777777" w:rsidR="009F551E" w:rsidRDefault="00565F4A">
            <w:pPr>
              <w:jc w:val="center"/>
            </w:pPr>
            <w:r>
              <w:rPr>
                <w:b/>
                <w:bCs/>
                <w:color w:val="FFFFFF"/>
                <w:sz w:val="20"/>
                <w:szCs w:val="20"/>
              </w:rPr>
              <w:t>Cibles principales</w:t>
            </w:r>
          </w:p>
        </w:tc>
        <w:tc>
          <w:tcPr>
            <w:tcW w:w="3118"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0BFABF44" w14:textId="77777777" w:rsidR="009F551E" w:rsidRDefault="00565F4A">
            <w:pPr>
              <w:jc w:val="center"/>
            </w:pPr>
            <w:r>
              <w:rPr>
                <w:b/>
                <w:bCs/>
                <w:color w:val="FFFFFF"/>
                <w:sz w:val="20"/>
                <w:szCs w:val="20"/>
              </w:rPr>
              <w:t>Objectif principal</w:t>
            </w:r>
          </w:p>
        </w:tc>
      </w:tr>
      <w:tr w:rsidR="2FEEB2A7" w14:paraId="3E4E2F24" w14:textId="77777777" w:rsidTr="2FEEB2A7">
        <w:trPr>
          <w:trHeight w:val="300"/>
        </w:trPr>
        <w:tc>
          <w:tcPr>
            <w:tcW w:w="1973"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7D57791" w14:textId="282B9FB6" w:rsidR="373B1097" w:rsidRDefault="373B1097" w:rsidP="2FEEB2A7">
            <w:pPr>
              <w:rPr>
                <w:b/>
                <w:bCs/>
                <w:sz w:val="20"/>
                <w:szCs w:val="20"/>
              </w:rPr>
            </w:pPr>
            <w:r w:rsidRPr="2FEEB2A7">
              <w:rPr>
                <w:b/>
                <w:bCs/>
                <w:sz w:val="20"/>
                <w:szCs w:val="20"/>
              </w:rPr>
              <w:t>Actions Anticipatoires</w:t>
            </w:r>
          </w:p>
        </w:tc>
        <w:tc>
          <w:tcPr>
            <w:tcW w:w="212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3BDD9485" w14:textId="6E62C149" w:rsidR="373B1097" w:rsidRDefault="373B1097" w:rsidP="2FEEB2A7">
            <w:pPr>
              <w:rPr>
                <w:sz w:val="20"/>
                <w:szCs w:val="20"/>
              </w:rPr>
            </w:pPr>
            <w:r w:rsidRPr="2FEEB2A7">
              <w:rPr>
                <w:sz w:val="20"/>
                <w:szCs w:val="20"/>
              </w:rPr>
              <w:t>Sur la base de seuil</w:t>
            </w:r>
            <w:r w:rsidR="31BDB353" w:rsidRPr="2FEEB2A7">
              <w:rPr>
                <w:sz w:val="20"/>
                <w:szCs w:val="20"/>
              </w:rPr>
              <w:t>s</w:t>
            </w:r>
            <w:r w:rsidRPr="2FEEB2A7">
              <w:rPr>
                <w:sz w:val="20"/>
                <w:szCs w:val="20"/>
              </w:rPr>
              <w:t xml:space="preserve"> prédéfinis : transfert monétaires anticipés et messages d’alerte précoce</w:t>
            </w:r>
          </w:p>
        </w:tc>
        <w:tc>
          <w:tcPr>
            <w:tcW w:w="181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6A5EE100" w14:textId="4792DC75" w:rsidR="373B1097" w:rsidRDefault="373B1097" w:rsidP="2FEEB2A7">
            <w:pPr>
              <w:rPr>
                <w:sz w:val="20"/>
                <w:szCs w:val="20"/>
              </w:rPr>
            </w:pPr>
            <w:r w:rsidRPr="2FEEB2A7">
              <w:rPr>
                <w:sz w:val="20"/>
                <w:szCs w:val="20"/>
              </w:rPr>
              <w:t>Ménages vulnérables</w:t>
            </w:r>
          </w:p>
        </w:tc>
        <w:tc>
          <w:tcPr>
            <w:tcW w:w="3118"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451438A" w14:textId="5D2D61E0" w:rsidR="373B1097" w:rsidRDefault="373B1097" w:rsidP="2FEEB2A7">
            <w:pPr>
              <w:rPr>
                <w:sz w:val="20"/>
                <w:szCs w:val="20"/>
              </w:rPr>
            </w:pPr>
            <w:r w:rsidRPr="2FEEB2A7">
              <w:rPr>
                <w:sz w:val="20"/>
                <w:szCs w:val="20"/>
              </w:rPr>
              <w:t>Améliorer la capacité des ménages à faire face aux chocs météorologiques sévères</w:t>
            </w:r>
          </w:p>
        </w:tc>
      </w:tr>
      <w:tr w:rsidR="2FEEB2A7" w14:paraId="69051662" w14:textId="77777777" w:rsidTr="2FEEB2A7">
        <w:trPr>
          <w:trHeight w:val="300"/>
        </w:trPr>
        <w:tc>
          <w:tcPr>
            <w:tcW w:w="19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93BB6D1" w14:textId="5E2211E3" w:rsidR="373B1097" w:rsidRDefault="373B1097" w:rsidP="2FEEB2A7">
            <w:pPr>
              <w:rPr>
                <w:b/>
                <w:bCs/>
                <w:sz w:val="20"/>
                <w:szCs w:val="20"/>
              </w:rPr>
            </w:pPr>
            <w:r w:rsidRPr="2FEEB2A7">
              <w:rPr>
                <w:b/>
                <w:bCs/>
                <w:sz w:val="20"/>
                <w:szCs w:val="20"/>
              </w:rPr>
              <w:t>Macro-Assurance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74BBFEB" w14:textId="0433317E" w:rsidR="373B1097" w:rsidRDefault="373B1097" w:rsidP="2FEEB2A7">
            <w:pPr>
              <w:rPr>
                <w:sz w:val="20"/>
                <w:szCs w:val="20"/>
              </w:rPr>
            </w:pPr>
            <w:r w:rsidRPr="2FEEB2A7">
              <w:rPr>
                <w:sz w:val="20"/>
                <w:szCs w:val="20"/>
              </w:rPr>
              <w:t>Sur la base de seuil</w:t>
            </w:r>
            <w:r w:rsidR="50A7BC6C" w:rsidRPr="2FEEB2A7">
              <w:rPr>
                <w:sz w:val="20"/>
                <w:szCs w:val="20"/>
              </w:rPr>
              <w:t>s</w:t>
            </w:r>
            <w:r w:rsidRPr="2FEEB2A7">
              <w:rPr>
                <w:sz w:val="20"/>
                <w:szCs w:val="20"/>
              </w:rPr>
              <w:t xml:space="preserve"> d</w:t>
            </w:r>
            <w:r w:rsidR="20A2F354" w:rsidRPr="2FEEB2A7">
              <w:rPr>
                <w:sz w:val="20"/>
                <w:szCs w:val="20"/>
              </w:rPr>
              <w:t>’impact</w:t>
            </w:r>
            <w:r w:rsidRPr="2FEEB2A7">
              <w:rPr>
                <w:sz w:val="20"/>
                <w:szCs w:val="20"/>
              </w:rPr>
              <w:t xml:space="preserve"> prédéfinis : transferts monétaires conditionnels ou inconditionnels ; assistance en vivres ; nutrition</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B2D335C" w14:textId="0AE3BC3C" w:rsidR="373B1097" w:rsidRDefault="373B1097" w:rsidP="2FEEB2A7">
            <w:pPr>
              <w:rPr>
                <w:sz w:val="20"/>
                <w:szCs w:val="20"/>
              </w:rPr>
            </w:pPr>
            <w:r w:rsidRPr="2FEEB2A7">
              <w:rPr>
                <w:sz w:val="20"/>
                <w:szCs w:val="20"/>
              </w:rPr>
              <w:t>Ménages vulnérables</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DF3843B" w14:textId="263FE7AC" w:rsidR="373B1097" w:rsidRDefault="373B1097" w:rsidP="2FEEB2A7">
            <w:pPr>
              <w:rPr>
                <w:sz w:val="20"/>
                <w:szCs w:val="20"/>
              </w:rPr>
            </w:pPr>
            <w:r w:rsidRPr="2FEEB2A7">
              <w:rPr>
                <w:sz w:val="20"/>
                <w:szCs w:val="20"/>
              </w:rPr>
              <w:t>Garantir une assistance rapide prédictible aux ménages vulnérables en cas de catastrophe (cyclone, sécheresse, etc)</w:t>
            </w:r>
          </w:p>
        </w:tc>
      </w:tr>
      <w:tr w:rsidR="009F551E" w14:paraId="0732798E"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6172B21F" w14:textId="77777777" w:rsidR="009F551E" w:rsidRDefault="00565F4A">
            <w:r>
              <w:rPr>
                <w:b/>
                <w:bCs/>
                <w:sz w:val="20"/>
                <w:szCs w:val="20"/>
              </w:rPr>
              <w:t>SAMS</w:t>
            </w:r>
          </w:p>
        </w:tc>
        <w:tc>
          <w:tcPr>
            <w:tcW w:w="212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8283518" w14:textId="77777777" w:rsidR="009F551E" w:rsidRDefault="00565F4A">
            <w:r>
              <w:rPr>
                <w:sz w:val="20"/>
                <w:szCs w:val="20"/>
              </w:rPr>
              <w:t>Appui structuré aux petits producteurs et OP : production, qualité, gestion post-récolte, transformation, accès aux marchés institutionnels et privés.</w:t>
            </w:r>
          </w:p>
        </w:tc>
        <w:tc>
          <w:tcPr>
            <w:tcW w:w="181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989876E" w14:textId="77777777" w:rsidR="009F551E" w:rsidRDefault="00565F4A">
            <w:r>
              <w:rPr>
                <w:sz w:val="20"/>
                <w:szCs w:val="20"/>
              </w:rPr>
              <w:t>Petits producteurs, OP/coopératives, groupements féminins</w:t>
            </w:r>
          </w:p>
        </w:tc>
        <w:tc>
          <w:tcPr>
            <w:tcW w:w="3118"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C1D32CA" w14:textId="77777777" w:rsidR="009F551E" w:rsidRDefault="00565F4A">
            <w:r>
              <w:rPr>
                <w:sz w:val="20"/>
                <w:szCs w:val="20"/>
              </w:rPr>
              <w:t>Intégrer durablement les petits producteurs aux marchés et augmenter leurs revenus pour réduire la dépendance à l'assistance.</w:t>
            </w:r>
          </w:p>
        </w:tc>
      </w:tr>
      <w:tr w:rsidR="009F551E" w14:paraId="1C142D6E"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66DEDF7" w14:textId="77777777" w:rsidR="009F551E" w:rsidRPr="00052D39" w:rsidRDefault="00565F4A">
            <w:pPr>
              <w:rPr>
                <w:lang w:val="en-US"/>
              </w:rPr>
            </w:pPr>
            <w:r w:rsidRPr="00052D39">
              <w:rPr>
                <w:b/>
                <w:bCs/>
                <w:sz w:val="20"/>
                <w:szCs w:val="20"/>
                <w:lang w:val="en-US"/>
              </w:rPr>
              <w:t>FFA (Food Assistance for Assets)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24EEB1B" w14:textId="77777777" w:rsidR="009F551E" w:rsidRDefault="00565F4A">
            <w:r>
              <w:rPr>
                <w:sz w:val="20"/>
                <w:szCs w:val="20"/>
              </w:rPr>
              <w:t>Création et réhabilitation d'actifs communautaires productifs (irrigation, gestion de l'eau, sols, pistes rurales, reboisement) via des transferts alimentaires ou monétaires.</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89E4480" w14:textId="77777777" w:rsidR="009F551E" w:rsidRDefault="00565F4A">
            <w:r>
              <w:rPr>
                <w:sz w:val="20"/>
                <w:szCs w:val="20"/>
              </w:rPr>
              <w:t>Ménages vulnérables, communautés rurales</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AB6A63D" w14:textId="77777777" w:rsidR="009F551E" w:rsidRDefault="00565F4A">
            <w:r>
              <w:rPr>
                <w:sz w:val="20"/>
                <w:szCs w:val="20"/>
              </w:rPr>
              <w:t>Renforcer les actifs productifs et environnementaux tout en protégeant les moyens de subsistance pendant les crises.</w:t>
            </w:r>
          </w:p>
        </w:tc>
      </w:tr>
      <w:tr w:rsidR="009F551E" w14:paraId="08FBAF2E"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4D1FA270" w14:textId="77777777" w:rsidR="009F551E" w:rsidRDefault="00565F4A">
            <w:r>
              <w:rPr>
                <w:b/>
                <w:bCs/>
                <w:sz w:val="20"/>
                <w:szCs w:val="20"/>
              </w:rPr>
              <w:t>RRT (Rapid Rural Transformation)</w:t>
            </w:r>
          </w:p>
        </w:tc>
        <w:tc>
          <w:tcPr>
            <w:tcW w:w="212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1A7757C" w14:textId="77777777" w:rsidR="009F551E" w:rsidRDefault="00565F4A">
            <w:r>
              <w:rPr>
                <w:sz w:val="20"/>
                <w:szCs w:val="20"/>
              </w:rPr>
              <w:t>Hubs solaires multifonctionnels : énergie, eau, transformation agroalimentaire, services numériques et économiques, appui aux AGR communautaires.</w:t>
            </w:r>
          </w:p>
        </w:tc>
        <w:tc>
          <w:tcPr>
            <w:tcW w:w="181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052E4E0" w14:textId="77777777" w:rsidR="009F551E" w:rsidRDefault="00565F4A">
            <w:r>
              <w:rPr>
                <w:sz w:val="20"/>
                <w:szCs w:val="20"/>
              </w:rPr>
              <w:t>Communautés rurales, jeunes, femmes entrepreneures, coopératives locales</w:t>
            </w:r>
          </w:p>
        </w:tc>
        <w:tc>
          <w:tcPr>
            <w:tcW w:w="3118"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7231C26" w14:textId="77777777" w:rsidR="009F551E" w:rsidRDefault="00565F4A">
            <w:r>
              <w:rPr>
                <w:sz w:val="20"/>
                <w:szCs w:val="20"/>
              </w:rPr>
              <w:t>Créer des pôles territoriaux intégrés stimulant l'économie locale, l'emploi et l'accès aux services essentiels.</w:t>
            </w:r>
          </w:p>
        </w:tc>
      </w:tr>
      <w:tr w:rsidR="009F551E" w14:paraId="4B449C55"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A7C353A" w14:textId="77777777" w:rsidR="009F551E" w:rsidRPr="00D631D7" w:rsidRDefault="00565F4A">
            <w:pPr>
              <w:rPr>
                <w:lang w:val="en-GB"/>
                <w:rPrChange w:id="274" w:author="Randrianary LALAHERINIAINA" w:date="2026-05-07T06:47:00Z" w16du:dateUtc="2026-05-07T13:47:00Z">
                  <w:rPr/>
                </w:rPrChange>
              </w:rPr>
            </w:pPr>
            <w:r w:rsidRPr="00D631D7">
              <w:rPr>
                <w:b/>
                <w:bCs/>
                <w:sz w:val="20"/>
                <w:szCs w:val="20"/>
                <w:lang w:val="en-GB"/>
                <w:rPrChange w:id="275" w:author="Randrianary LALAHERINIAINA" w:date="2026-05-07T06:47:00Z" w16du:dateUtc="2026-05-07T13:47:00Z">
                  <w:rPr>
                    <w:b/>
                    <w:bCs/>
                    <w:sz w:val="20"/>
                    <w:szCs w:val="20"/>
                  </w:rPr>
                </w:rPrChange>
              </w:rPr>
              <w:t>Climate Disaster Risk Finance &amp; Insurance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A12D0C8" w14:textId="77777777" w:rsidR="009F551E" w:rsidRDefault="00565F4A">
            <w:r>
              <w:rPr>
                <w:sz w:val="20"/>
                <w:szCs w:val="20"/>
              </w:rPr>
              <w:t>Mécanismes d'assurance climatique pour protéger les ménages agricoles et l'État contre les chocs (sécheresse, cyclones), combinés à des mesures de réduction des risques.</w:t>
            </w:r>
          </w:p>
        </w:tc>
        <w:tc>
          <w:tcPr>
            <w:tcW w:w="181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EE052E9" w14:textId="77777777" w:rsidR="009F551E" w:rsidRDefault="00565F4A">
            <w:r>
              <w:rPr>
                <w:sz w:val="20"/>
                <w:szCs w:val="20"/>
              </w:rPr>
              <w:t>Ménages agricoles, OP, Gouvernement de Madagascar</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ED98EB6" w14:textId="77777777" w:rsidR="009F551E" w:rsidRDefault="00565F4A">
            <w:r>
              <w:rPr>
                <w:sz w:val="20"/>
                <w:szCs w:val="20"/>
              </w:rPr>
              <w:t>Réduire l'impact des chocs climatiques et renforcer la capacité de réponse et de relèvement rapide.</w:t>
            </w:r>
          </w:p>
        </w:tc>
      </w:tr>
      <w:tr w:rsidR="009F551E" w14:paraId="2A80F2D2" w14:textId="77777777" w:rsidTr="2FEEB2A7">
        <w:tc>
          <w:tcPr>
            <w:tcW w:w="1973"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22E35E8" w14:textId="77777777" w:rsidR="009F551E" w:rsidRDefault="00565F4A">
            <w:r>
              <w:rPr>
                <w:b/>
                <w:bCs/>
                <w:sz w:val="20"/>
                <w:szCs w:val="20"/>
              </w:rPr>
              <w:t>Unités de transformation agroalimentaire</w:t>
            </w:r>
          </w:p>
        </w:tc>
        <w:tc>
          <w:tcPr>
            <w:tcW w:w="212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61D6D4A1" w14:textId="77777777" w:rsidR="009F551E" w:rsidRDefault="00565F4A">
            <w:r>
              <w:rPr>
                <w:sz w:val="20"/>
                <w:szCs w:val="20"/>
              </w:rPr>
              <w:t>Petites unités communautaires ou coopératives pour la transformation et valorisation des produits agricoles locaux.</w:t>
            </w:r>
          </w:p>
        </w:tc>
        <w:tc>
          <w:tcPr>
            <w:tcW w:w="1815"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9A80C0B" w14:textId="77777777" w:rsidR="009F551E" w:rsidRDefault="00565F4A">
            <w:r>
              <w:rPr>
                <w:sz w:val="20"/>
                <w:szCs w:val="20"/>
              </w:rPr>
              <w:t>OP, groupements de femmes et de jeunes</w:t>
            </w:r>
          </w:p>
        </w:tc>
        <w:tc>
          <w:tcPr>
            <w:tcW w:w="3118"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EE2B686" w14:textId="77777777" w:rsidR="009F551E" w:rsidRDefault="00565F4A">
            <w:r>
              <w:rPr>
                <w:sz w:val="20"/>
                <w:szCs w:val="20"/>
              </w:rPr>
              <w:t>Ajouter de la valeur aux productions locales, améliorer la qualité nutritionnelle et créer des emplois et revenus durables.</w:t>
            </w:r>
          </w:p>
        </w:tc>
      </w:tr>
    </w:tbl>
    <w:p w14:paraId="2FF02859" w14:textId="77777777" w:rsidR="009F551E" w:rsidRDefault="00565F4A">
      <w:r>
        <w:br w:type="page"/>
      </w:r>
    </w:p>
    <w:p w14:paraId="2B48B1CE" w14:textId="77777777" w:rsidR="009F551E" w:rsidRDefault="00565F4A">
      <w:pPr>
        <w:pStyle w:val="Heading1"/>
        <w:spacing w:before="300" w:after="120"/>
      </w:pPr>
      <w:r>
        <w:t>VII. Intégration des aspects transversaux</w:t>
      </w:r>
    </w:p>
    <w:p w14:paraId="1ED9ECA7" w14:textId="77777777" w:rsidR="009F551E" w:rsidRDefault="009F551E">
      <w:pPr>
        <w:pBdr>
          <w:bottom w:val="single" w:sz="6" w:space="1" w:color="0071BC"/>
        </w:pBdr>
        <w:spacing w:after="160"/>
      </w:pPr>
    </w:p>
    <w:p w14:paraId="29587AB7" w14:textId="77777777" w:rsidR="009F551E" w:rsidRDefault="00565F4A">
      <w:pPr>
        <w:pStyle w:val="Heading2"/>
        <w:spacing w:before="300"/>
      </w:pPr>
      <w:r>
        <w:t>7.1 Genre, Protection et Inclusion (GPI)</w:t>
      </w:r>
    </w:p>
    <w:p w14:paraId="42689339" w14:textId="77777777" w:rsidR="009F551E" w:rsidRDefault="00565F4A">
      <w:pPr>
        <w:spacing w:before="60" w:after="100" w:line="276" w:lineRule="auto"/>
        <w:jc w:val="both"/>
      </w:pPr>
      <w:r>
        <w:t>L'intégration du Genre, de la Protection et de l'Inclusion vise à garantir que les interventions bénéficient équitablement à tous, en tenant compte des vulnérabilités et des besoins différenciés des femmes, des hommes, des filles, des garçons, ainsi que des groupes marginalisés et des personnes en situation de handicap. Les quatre leviers opérationnels sont :</w:t>
      </w:r>
    </w:p>
    <w:p w14:paraId="40E4DC41" w14:textId="77777777" w:rsidR="009F551E" w:rsidRDefault="00565F4A">
      <w:pPr>
        <w:pStyle w:val="ListParagraph"/>
        <w:numPr>
          <w:ilvl w:val="0"/>
          <w:numId w:val="22"/>
        </w:numPr>
        <w:spacing w:before="40" w:after="60"/>
      </w:pPr>
      <w:r>
        <w:t>Approche inclusive et équitable : participation équilibrée à toutes les étapes du programme ; outils de communication inclusifs ; implication des groupes marginalisés dans les comités de gestion communautaire.</w:t>
      </w:r>
    </w:p>
    <w:p w14:paraId="26E28EB2" w14:textId="76A22D39" w:rsidR="009F551E" w:rsidRDefault="2A2390A5">
      <w:pPr>
        <w:pStyle w:val="ListParagraph"/>
        <w:numPr>
          <w:ilvl w:val="0"/>
          <w:numId w:val="22"/>
        </w:numPr>
        <w:spacing w:before="40" w:after="60"/>
      </w:pPr>
      <w:r>
        <w:t>Formation et autonomisation : formations adaptées aux contraintes spécifiques des bénéficiaires (charge de travail, niveau d'alphabétisation) ; attention particulière aux femmes, jeunes et personnes en situation de handicap pour l'accès aux rôles de leadership ; promotion de la masculinité positive</w:t>
      </w:r>
      <w:r w:rsidR="56A19B6B">
        <w:t xml:space="preserve"> ; </w:t>
      </w:r>
      <w:commentRangeStart w:id="276"/>
      <w:commentRangeStart w:id="277"/>
      <w:r w:rsidR="56A19B6B">
        <w:t>renforcement de capacités des groupements de petits producteurs</w:t>
      </w:r>
      <w:r w:rsidR="4B89847C">
        <w:t>, considérant les femmes et les jeunes membres,</w:t>
      </w:r>
      <w:r w:rsidR="56A19B6B">
        <w:t xml:space="preserve"> en structuration et bonne gouvernance</w:t>
      </w:r>
      <w:r w:rsidR="705A738D">
        <w:t>, planification</w:t>
      </w:r>
      <w:ins w:id="278" w:author="Holisoa LALAHARIMANITRA" w:date="2026-05-07T07:26:00Z" w16du:dateUtc="2026-05-07T07:26:34Z">
        <w:r w:rsidR="1DBC01F9">
          <w:t xml:space="preserve"> stratégique et</w:t>
        </w:r>
      </w:ins>
      <w:del w:id="279" w:author="Holisoa LALAHARIMANITRA" w:date="2026-05-07T07:26:00Z" w16du:dateUtc="2026-05-07T07:26:25Z">
        <w:r w:rsidR="00565F4A" w:rsidDel="705A738D">
          <w:delText>,</w:delText>
        </w:r>
      </w:del>
      <w:r w:rsidR="705A738D">
        <w:t xml:space="preserve"> opérationnelle, capacité de réseautage,</w:t>
      </w:r>
      <w:r w:rsidR="56A19B6B">
        <w:t xml:space="preserve"> ainsi que l’appui à l’inclusion fin</w:t>
      </w:r>
      <w:r w:rsidR="32EEBE99">
        <w:t>ancière et à l’accès aux marchés en vue de leur autonomisation</w:t>
      </w:r>
      <w:r>
        <w:t>.</w:t>
      </w:r>
      <w:commentRangeEnd w:id="276"/>
      <w:r w:rsidR="00565F4A">
        <w:rPr>
          <w:rStyle w:val="CommentReference"/>
          <w:sz w:val="22"/>
          <w:szCs w:val="22"/>
        </w:rPr>
        <w:commentReference w:id="276"/>
      </w:r>
      <w:commentRangeEnd w:id="277"/>
      <w:r>
        <w:rPr>
          <w:rStyle w:val="CommentReference"/>
          <w:sz w:val="22"/>
          <w:szCs w:val="22"/>
        </w:rPr>
        <w:commentReference w:id="277"/>
      </w:r>
    </w:p>
    <w:p w14:paraId="5C88F76A" w14:textId="4D6CA6F4" w:rsidR="009F551E" w:rsidRDefault="00565F4A">
      <w:pPr>
        <w:pStyle w:val="ListParagraph"/>
        <w:numPr>
          <w:ilvl w:val="0"/>
          <w:numId w:val="22"/>
        </w:numPr>
        <w:spacing w:before="40" w:after="60"/>
      </w:pPr>
      <w:r>
        <w:t>Mécanismes de feedback</w:t>
      </w:r>
      <w:r w:rsidR="193B5FA3">
        <w:t>s</w:t>
      </w:r>
      <w:r>
        <w:t xml:space="preserve"> et de gestion des plaintes : systèmes accessibles, inclusifs et adaptés à tous les groupes</w:t>
      </w:r>
      <w:r w:rsidR="64A0ECA4">
        <w:t>,</w:t>
      </w:r>
      <w:r>
        <w:t xml:space="preserve"> </w:t>
      </w:r>
      <w:commentRangeStart w:id="280"/>
      <w:commentRangeStart w:id="281"/>
      <w:r w:rsidR="5303A544">
        <w:t xml:space="preserve">incluant les </w:t>
      </w:r>
      <w:r w:rsidR="390473FD">
        <w:t xml:space="preserve">mécanismes de feedbacks adaptés aux </w:t>
      </w:r>
      <w:r w:rsidR="5303A544">
        <w:t>enfants</w:t>
      </w:r>
      <w:r w:rsidR="6CEC7F13">
        <w:t xml:space="preserve"> (cas des cantines scolaires)</w:t>
      </w:r>
      <w:commentRangeEnd w:id="280"/>
      <w:r>
        <w:rPr>
          <w:rStyle w:val="CommentReference"/>
          <w:sz w:val="22"/>
          <w:szCs w:val="22"/>
        </w:rPr>
        <w:commentReference w:id="280"/>
      </w:r>
      <w:commentRangeEnd w:id="281"/>
      <w:r>
        <w:rPr>
          <w:rStyle w:val="CommentReference"/>
          <w:sz w:val="22"/>
          <w:szCs w:val="22"/>
        </w:rPr>
        <w:commentReference w:id="281"/>
      </w:r>
      <w:r w:rsidR="5303A544">
        <w:t xml:space="preserve"> </w:t>
      </w:r>
      <w:r>
        <w:t>; sensibilisation communautaire sur leur existence et fonctionnement</w:t>
      </w:r>
      <w:r w:rsidR="51C4E4CC">
        <w:t>.</w:t>
      </w:r>
    </w:p>
    <w:p w14:paraId="469F6B48" w14:textId="70278041" w:rsidR="009F551E" w:rsidRDefault="00565F4A" w:rsidP="2FEEB2A7">
      <w:pPr>
        <w:pStyle w:val="ListParagraph"/>
        <w:numPr>
          <w:ilvl w:val="0"/>
          <w:numId w:val="22"/>
        </w:numPr>
        <w:spacing w:before="40" w:after="60"/>
      </w:pPr>
      <w:r>
        <w:t>Suivi-évaluation sensible au genre : outils spécifiques pour suivre les évolutions du pouvoir décisionnel et de l'autonomisation ; intégration systématique de la dimension GPI dans les évaluations ; surveillance des risques de protection et actions de sensibilisation contre les VBG et l'EAS.</w:t>
      </w:r>
    </w:p>
    <w:p w14:paraId="6CE37DBF" w14:textId="77777777" w:rsidR="009F551E" w:rsidRDefault="00565F4A">
      <w:pPr>
        <w:pStyle w:val="Heading2"/>
        <w:spacing w:before="300"/>
      </w:pPr>
      <w:r>
        <w:t>7.2 Sensibilité à la nutrition</w:t>
      </w:r>
    </w:p>
    <w:p w14:paraId="6E5C0B5C" w14:textId="77777777" w:rsidR="009F551E" w:rsidRDefault="00565F4A">
      <w:pPr>
        <w:spacing w:before="60" w:after="100" w:line="276" w:lineRule="auto"/>
        <w:jc w:val="both"/>
      </w:pPr>
      <w:r>
        <w:t>Une stratégie de résilience sensible à la nutrition implique que chaque activité contribue à ce que, d'ici 2028, les enfants, les ménages et les communautés aient un accès régulier à une alimentation saine, diverse et nutritive. L'approche PAM intègre la nutrition à tous les niveaux : programmes, personnes et processus, à travers :</w:t>
      </w:r>
    </w:p>
    <w:p w14:paraId="5C2CB5BE" w14:textId="77777777" w:rsidR="009F551E" w:rsidRDefault="00565F4A">
      <w:pPr>
        <w:pStyle w:val="ListParagraph"/>
        <w:numPr>
          <w:ilvl w:val="0"/>
          <w:numId w:val="22"/>
        </w:numPr>
        <w:spacing w:before="40" w:after="60"/>
      </w:pPr>
      <w:r>
        <w:t>Une analyse nutritionnelle du contexte comme base de l'articulation des objectifs : utilisation des indicateurs nutritionnels dans les études préliminaires, les PCP et les enquêtes de routine.</w:t>
      </w:r>
    </w:p>
    <w:p w14:paraId="3A451476" w14:textId="77777777" w:rsidR="009F551E" w:rsidRDefault="00565F4A">
      <w:pPr>
        <w:pStyle w:val="ListParagraph"/>
        <w:numPr>
          <w:ilvl w:val="0"/>
          <w:numId w:val="22"/>
        </w:numPr>
        <w:spacing w:before="40" w:after="60"/>
      </w:pPr>
      <w:r>
        <w:t>Un ciblage prioritaire des groupes nutritionnellement vulnérables : femmes enceintes et allaitantes, enfants de 6 à 59 mois, enfants d'âge scolaire (6–18 ans), personnes vivant avec le VIH ou la tuberculose.</w:t>
      </w:r>
    </w:p>
    <w:p w14:paraId="072ED5ED" w14:textId="77777777" w:rsidR="009F551E" w:rsidRDefault="00565F4A">
      <w:pPr>
        <w:pStyle w:val="ListParagraph"/>
        <w:numPr>
          <w:ilvl w:val="0"/>
          <w:numId w:val="22"/>
        </w:numPr>
        <w:spacing w:before="40" w:after="60"/>
      </w:pPr>
      <w:r>
        <w:t>Des transferts monétaires calibrés aux besoins nutritionnels et des filières promues à haute valeur nutritive pour améliorer la diversité alimentaire.</w:t>
      </w:r>
    </w:p>
    <w:p w14:paraId="4694C88A" w14:textId="789C20A1" w:rsidR="009F551E" w:rsidRDefault="00565F4A" w:rsidP="2FEEB2A7">
      <w:pPr>
        <w:pStyle w:val="ListParagraph"/>
        <w:numPr>
          <w:ilvl w:val="0"/>
          <w:numId w:val="22"/>
        </w:numPr>
        <w:spacing w:before="40" w:after="60"/>
      </w:pPr>
      <w:r>
        <w:t>Un ancrage institutionnel avec l'Office National de Nutrition (ONN) et ses branches décentralisées à chaque étape du processus.</w:t>
      </w:r>
    </w:p>
    <w:p w14:paraId="54DE2C13" w14:textId="77777777" w:rsidR="009F551E" w:rsidRDefault="00565F4A">
      <w:pPr>
        <w:pStyle w:val="Heading2"/>
        <w:spacing w:before="300"/>
      </w:pPr>
      <w:r>
        <w:t>7.3 Sauvegardes environnementales et sociales</w:t>
      </w:r>
    </w:p>
    <w:p w14:paraId="432C8A10" w14:textId="63D52E97" w:rsidR="009F551E" w:rsidRDefault="00565F4A" w:rsidP="2FEEB2A7">
      <w:pPr>
        <w:spacing w:before="60" w:after="100" w:line="276" w:lineRule="auto"/>
        <w:jc w:val="both"/>
      </w:pPr>
      <w:r>
        <w:t>Le PAM s'engage à intégrer les sauvegardes environnementales et sociales dans sa stratégie, en alignement avec son Cadre de durabilité environnementale et sociale. Ce cadre permet de respecter les engagements de « ne pas nuire » et de promouvoir une approche durable et équitable dans toutes les interactions avec les communautés, les gouvernements et l'environnement naturel.</w:t>
      </w:r>
    </w:p>
    <w:p w14:paraId="1EB968EC" w14:textId="77777777" w:rsidR="009F551E" w:rsidRDefault="00565F4A">
      <w:pPr>
        <w:spacing w:before="60" w:after="100" w:line="276" w:lineRule="auto"/>
        <w:jc w:val="both"/>
      </w:pPr>
      <w:r>
        <w:t>Une grille de caractérisation environnementale et sociale est systématiquement annexée à chaque document projet. Pour toute réponse positive à un risque identifié, des mesures d'atténuation techniques sont décrites et intégrées. Des dispositions spécifiques sont prévues pour la gestion des déchets sur les sites et la protection des travailleurs (EPI adaptés, boîtes à pharmacie).</w:t>
      </w:r>
    </w:p>
    <w:p w14:paraId="49FAE8CB" w14:textId="77777777" w:rsidR="009F551E" w:rsidRDefault="00565F4A">
      <w:r>
        <w:br w:type="page"/>
      </w:r>
    </w:p>
    <w:p w14:paraId="39C1A364" w14:textId="77777777" w:rsidR="009F551E" w:rsidRDefault="00565F4A">
      <w:pPr>
        <w:pStyle w:val="Heading1"/>
        <w:spacing w:before="300" w:after="120"/>
      </w:pPr>
      <w:r>
        <w:t>VIII. Suivi, évaluation et apprentissage</w:t>
      </w:r>
    </w:p>
    <w:p w14:paraId="54A5FF87" w14:textId="77777777" w:rsidR="009F551E" w:rsidRDefault="009F551E">
      <w:pPr>
        <w:pBdr>
          <w:bottom w:val="single" w:sz="6" w:space="1" w:color="0071BC"/>
        </w:pBdr>
        <w:spacing w:after="160"/>
      </w:pPr>
    </w:p>
    <w:p w14:paraId="27F35A89" w14:textId="484ACD01" w:rsidR="009F551E" w:rsidRDefault="00565F4A" w:rsidP="2FEEB2A7">
      <w:pPr>
        <w:spacing w:before="60" w:after="100" w:line="276" w:lineRule="auto"/>
        <w:jc w:val="both"/>
      </w:pPr>
      <w:r>
        <w:t>Le dispositif de suivi, évaluation et apprentissage (SEA) a pour objectif principal d'assurer une mise en œuvre efficace et adaptative de la stratégie intégrée de résilience, en fournissant des informations factuelles pour l'apprentissage, l'adaptation et la redevabilité. Plus spécifiquement, il vise à : suivre la progression des interventions par rapport aux objectifs de résilience ; évaluer les effets et impacts sur les communautés ; capitaliser et diffuser les bonnes pratiques ; et renforcer les capacités des parties prenantes dans l'analyse et l'utilisation des données.</w:t>
      </w:r>
    </w:p>
    <w:p w14:paraId="3DE5109D" w14:textId="77777777" w:rsidR="009F551E" w:rsidRDefault="00565F4A">
      <w:pPr>
        <w:pStyle w:val="Heading2"/>
        <w:spacing w:before="300"/>
      </w:pPr>
      <w:r>
        <w:t>8.1 Approche méthodologique</w:t>
      </w:r>
    </w:p>
    <w:p w14:paraId="17BB1E85" w14:textId="77777777" w:rsidR="009F551E" w:rsidRDefault="00565F4A">
      <w:pPr>
        <w:spacing w:before="60" w:after="100" w:line="276" w:lineRule="auto"/>
        <w:jc w:val="both"/>
      </w:pPr>
      <w:r>
        <w:t>Le SEA reposera sur une combinaison d'outils quantitatifs et qualitatifs :</w:t>
      </w:r>
    </w:p>
    <w:p w14:paraId="008E92BC" w14:textId="77777777" w:rsidR="009F551E" w:rsidRDefault="00565F4A">
      <w:pPr>
        <w:pStyle w:val="ListParagraph"/>
        <w:numPr>
          <w:ilvl w:val="0"/>
          <w:numId w:val="22"/>
        </w:numPr>
        <w:spacing w:before="40" w:after="60"/>
      </w:pPr>
      <w:r>
        <w:t>Suivi des indicateurs clés de performance (ICP) : sélectionnés en alignement avec le cadre logique de la stratégie, couvrant la sécurité alimentaire, l'accès aux services de base et la diversification des moyens de subsistance ; collecte de données régulière via enquêtes, observations directes et bases de données administratives ; outils numériques pour une collecte et analyse en temps réel.</w:t>
      </w:r>
    </w:p>
    <w:p w14:paraId="789FF589" w14:textId="77777777" w:rsidR="009F551E" w:rsidRDefault="00565F4A">
      <w:pPr>
        <w:pStyle w:val="ListParagraph"/>
        <w:numPr>
          <w:ilvl w:val="0"/>
          <w:numId w:val="22"/>
        </w:numPr>
        <w:spacing w:before="40" w:after="60"/>
      </w:pPr>
      <w:r>
        <w:t>Évaluations périodiques : évaluations à mi-parcours et finales pour analyser l'efficacité, la pertinence et la durabilité des actions ; études d'impact comparatives zones d'intervention/zones témoins ; évaluations participatives avec les communautés et partenaires.</w:t>
      </w:r>
    </w:p>
    <w:p w14:paraId="04E343C9" w14:textId="327A024D" w:rsidR="009F551E" w:rsidRDefault="00565F4A" w:rsidP="2FEEB2A7">
      <w:pPr>
        <w:pStyle w:val="ListParagraph"/>
        <w:numPr>
          <w:ilvl w:val="0"/>
          <w:numId w:val="22"/>
        </w:numPr>
        <w:spacing w:before="40" w:after="60"/>
      </w:pPr>
      <w:r>
        <w:t>Apprentissage et adaptation : revues trimestrielles et annuelles avec les parties prenantes ; système de retour d'expérience documentant innovations et échecs ; plateformes de partage des connaissances (webinaires, notes d'apprentissage, études de cas).</w:t>
      </w:r>
    </w:p>
    <w:p w14:paraId="1DAC3842" w14:textId="77777777" w:rsidR="009F551E" w:rsidRDefault="00565F4A">
      <w:pPr>
        <w:pStyle w:val="Heading2"/>
        <w:spacing w:before="300"/>
      </w:pPr>
      <w:r>
        <w:t>8.2 Gouvernance du SEA</w:t>
      </w:r>
    </w:p>
    <w:p w14:paraId="0994610E" w14:textId="370A66DC" w:rsidR="009F551E" w:rsidRDefault="00565F4A" w:rsidP="2FEEB2A7">
      <w:pPr>
        <w:spacing w:before="60" w:after="100" w:line="276" w:lineRule="auto"/>
        <w:jc w:val="both"/>
      </w:pPr>
      <w:r>
        <w:t>L'unité RAM est responsable de la collecte, de l'analyse et de la diffusion des résultats, en collaboration avec les sections programme. Les partenaires de mise en œuvre assurent le suivi sur le terrain. Les communautés et bénéficiaires participent via des enquêtes participatives et des comités de suivi. Les bailleurs et décideurs utilisent les résultats pour orienter les financements et les politiques publiques.</w:t>
      </w:r>
    </w:p>
    <w:p w14:paraId="1C5BFB2E" w14:textId="77777777" w:rsidR="009F551E" w:rsidRDefault="00565F4A">
      <w:pPr>
        <w:pStyle w:val="Heading2"/>
        <w:spacing w:before="300"/>
      </w:pPr>
      <w:r>
        <w:t>8.3 Redevabilité et inclusion</w:t>
      </w:r>
    </w:p>
    <w:p w14:paraId="0FBFC3D1" w14:textId="77777777" w:rsidR="009F551E" w:rsidRDefault="00565F4A">
      <w:pPr>
        <w:spacing w:before="60" w:after="100" w:line="276" w:lineRule="auto"/>
        <w:jc w:val="both"/>
      </w:pPr>
      <w:r>
        <w:t>La transparence est assurée par le partage des résultats avec les communautés et les parties prenantes. Les outils de suivi intègrent les perspectives des groupes vulnérables (femmes, jeunes, personnes en situation de handicap). Un budget spécifique est alloué aux activités d'évaluation et d'apprentissage pour garantir la pérennité du processus.</w:t>
      </w:r>
    </w:p>
    <w:p w14:paraId="4AC7F3EE" w14:textId="77777777" w:rsidR="009F551E" w:rsidRDefault="00565F4A">
      <w:r>
        <w:br w:type="page"/>
      </w:r>
    </w:p>
    <w:p w14:paraId="73E5C47B" w14:textId="77777777" w:rsidR="009F551E" w:rsidRDefault="00565F4A">
      <w:pPr>
        <w:pStyle w:val="Heading1"/>
        <w:spacing w:before="300" w:after="120"/>
      </w:pPr>
      <w:r>
        <w:t>IX. Partenariats, coordination et complémentarités</w:t>
      </w:r>
    </w:p>
    <w:p w14:paraId="50AF866A" w14:textId="77777777" w:rsidR="009F551E" w:rsidRDefault="009F551E">
      <w:pPr>
        <w:pBdr>
          <w:bottom w:val="single" w:sz="6" w:space="1" w:color="0071BC"/>
        </w:pBdr>
        <w:spacing w:after="160"/>
      </w:pPr>
    </w:p>
    <w:p w14:paraId="78C4615A" w14:textId="77777777" w:rsidR="009F551E" w:rsidRDefault="00565F4A">
      <w:pPr>
        <w:pStyle w:val="Heading2"/>
        <w:spacing w:before="300"/>
      </w:pPr>
      <w:r>
        <w:t>9.1 Complémentarités internes</w:t>
      </w:r>
    </w:p>
    <w:p w14:paraId="0EF51F07" w14:textId="08A72631" w:rsidR="009F551E" w:rsidRDefault="00565F4A" w:rsidP="2FEEB2A7">
      <w:pPr>
        <w:spacing w:before="60" w:after="100" w:line="276" w:lineRule="auto"/>
        <w:jc w:val="both"/>
      </w:pPr>
      <w:r>
        <w:t xml:space="preserve">Les interventions de la stratégie s'inscrivent dans une logique intégrée et progressive, articulant de manière cohérente les quatre dimensions : préparation, absorption, adaptation et transformation. Cette articulation n'est pas séquentielle mais </w:t>
      </w:r>
      <w:r w:rsidR="00A90095">
        <w:t>simultanée les</w:t>
      </w:r>
      <w:r>
        <w:t xml:space="preserve"> quatre piliers se renforcent mutuellement dans les mêmes zones géographiques et auprès des mêmes bénéficiaires.</w:t>
      </w:r>
    </w:p>
    <w:p w14:paraId="5040CFDC" w14:textId="78C90E99" w:rsidR="009F551E" w:rsidRDefault="00565F4A" w:rsidP="2FEEB2A7">
      <w:pPr>
        <w:spacing w:before="60" w:after="100" w:line="276" w:lineRule="auto"/>
        <w:jc w:val="both"/>
      </w:pPr>
      <w:r>
        <w:t>Les actions de préparation réduisent l'impact des chocs avant leur survenue, permettant aux mécanismes d'absorption d'être moins sollicités et aux investissements d'adaptation de ne pas être annulés par des crises récurrentes. Les interventions d'adaptation notamment via le SAMS et les RRT créent les conditions économiques qui rendent progressivement l'absorption moins nécessaire. Enfin, la transformation institutionnelle pérennise ces acquis en les ancrant dans des politiques et des budgets nationaux, garantissant la continuité au-delà de la présence du PAM.</w:t>
      </w:r>
    </w:p>
    <w:p w14:paraId="15313704" w14:textId="4AD63F6F" w:rsidR="009F551E" w:rsidRDefault="00565F4A" w:rsidP="2FEEB2A7">
      <w:pPr>
        <w:spacing w:before="60" w:after="100" w:line="276" w:lineRule="auto"/>
        <w:jc w:val="both"/>
      </w:pPr>
      <w:r>
        <w:t>Sur le plan opérationnel, les Food Assistance for Assets (FFA) créent les infrastructures productives qui alimentent les chaînes de valeur SAMS. Les RRT fournissent l'énergie et les services numériques qui facilitent l'accès aux marchés et aux services financiers. L'assurance agricole protège les investissements productifs contre les chocs climatiques. Et les données générées par le SEA et l'AIC orientent en continu l'allocation des ressources entre les quatre piliers en fonction de l'évolution des contextes.</w:t>
      </w:r>
    </w:p>
    <w:p w14:paraId="1C183EA4" w14:textId="77777777" w:rsidR="009F551E" w:rsidRDefault="00565F4A">
      <w:pPr>
        <w:pStyle w:val="Heading2"/>
        <w:spacing w:before="300"/>
      </w:pPr>
      <w:r>
        <w:t>9.2 Complémentarités externes</w:t>
      </w:r>
    </w:p>
    <w:p w14:paraId="6927D72B" w14:textId="77777777" w:rsidR="009F551E" w:rsidRDefault="00565F4A">
      <w:pPr>
        <w:spacing w:before="60" w:after="100" w:line="276" w:lineRule="auto"/>
        <w:jc w:val="both"/>
      </w:pPr>
      <w:r>
        <w:t>La résilience face aux crises nécessite une approche concertée impliquant une diversité d'acteurs aux niveaux national et local. Le tableau ci-dessous présente les complémentarités entre les principaux acteurs :</w:t>
      </w:r>
    </w:p>
    <w:p w14:paraId="3876724D" w14:textId="77777777" w:rsidR="009F551E" w:rsidRDefault="009F551E">
      <w:pPr>
        <w:spacing w:before="80"/>
      </w:pPr>
    </w:p>
    <w:p w14:paraId="330BBA1B" w14:textId="77777777" w:rsidR="009F551E" w:rsidRDefault="00565F4A">
      <w:pPr>
        <w:spacing w:before="160" w:after="60"/>
      </w:pPr>
      <w:r>
        <w:rPr>
          <w:b/>
          <w:bCs/>
          <w:color w:val="0071BC"/>
          <w:sz w:val="20"/>
          <w:szCs w:val="20"/>
        </w:rPr>
        <w:t xml:space="preserve">Tableau 7 : </w:t>
      </w:r>
      <w:r>
        <w:rPr>
          <w:i/>
          <w:iCs/>
          <w:sz w:val="20"/>
          <w:szCs w:val="20"/>
        </w:rPr>
        <w:t>Complémentarités entre les acteurs de la mise en œuvre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9F551E" w14:paraId="0D3C5B57"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3EF783F" w14:textId="77777777" w:rsidR="009F551E" w:rsidRDefault="00565F4A">
            <w:pPr>
              <w:jc w:val="center"/>
            </w:pPr>
            <w:r>
              <w:rPr>
                <w:b/>
                <w:bCs/>
                <w:color w:val="FFFFFF"/>
                <w:sz w:val="20"/>
                <w:szCs w:val="20"/>
              </w:rPr>
              <w:t>Acteur</w:t>
            </w:r>
          </w:p>
        </w:tc>
        <w:tc>
          <w:tcPr>
            <w:tcW w:w="6626"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74E4EBF0" w14:textId="77777777" w:rsidR="009F551E" w:rsidRDefault="00565F4A">
            <w:pPr>
              <w:jc w:val="center"/>
            </w:pPr>
            <w:r>
              <w:rPr>
                <w:b/>
                <w:bCs/>
                <w:color w:val="FFFFFF"/>
                <w:sz w:val="20"/>
                <w:szCs w:val="20"/>
              </w:rPr>
              <w:t>Rôle et complémentarité</w:t>
            </w:r>
          </w:p>
        </w:tc>
      </w:tr>
      <w:tr w:rsidR="009F551E" w14:paraId="683822D3"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F88C38A" w14:textId="45A2290D" w:rsidR="009F551E" w:rsidRDefault="00565F4A">
            <w:r w:rsidRPr="2FEEB2A7">
              <w:rPr>
                <w:b/>
                <w:bCs/>
                <w:sz w:val="20"/>
                <w:szCs w:val="20"/>
              </w:rPr>
              <w:t>Gouvernement (Ministères, BNGRC,</w:t>
            </w:r>
            <w:r w:rsidR="1ED5DFAB" w:rsidRPr="2FEEB2A7">
              <w:rPr>
                <w:b/>
                <w:bCs/>
                <w:sz w:val="20"/>
                <w:szCs w:val="20"/>
              </w:rPr>
              <w:t xml:space="preserve"> CPGU, DGM,</w:t>
            </w:r>
            <w:r w:rsidRPr="2FEEB2A7">
              <w:rPr>
                <w:b/>
                <w:bCs/>
                <w:sz w:val="20"/>
                <w:szCs w:val="20"/>
              </w:rPr>
              <w:t xml:space="preserve"> institutions sectorielles)</w:t>
            </w:r>
          </w:p>
        </w:tc>
        <w:tc>
          <w:tcPr>
            <w:tcW w:w="66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1CC2620C" w14:textId="77777777" w:rsidR="009F551E" w:rsidRDefault="00565F4A">
            <w:r>
              <w:rPr>
                <w:sz w:val="20"/>
                <w:szCs w:val="20"/>
              </w:rPr>
              <w:t>Élaboration des politiques, coordination intersectorielle, renforcement des capacités institutionnelles et mise en place d'un cadre réglementaire favorisant la résilience.</w:t>
            </w:r>
          </w:p>
        </w:tc>
      </w:tr>
      <w:tr w:rsidR="009F551E" w14:paraId="129C851D"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C9CE8E5" w14:textId="77777777" w:rsidR="009F551E" w:rsidRDefault="00565F4A">
            <w:r>
              <w:rPr>
                <w:b/>
                <w:bCs/>
                <w:sz w:val="20"/>
                <w:szCs w:val="20"/>
              </w:rPr>
              <w:t>Collectivités locales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A9F76C7" w14:textId="77777777" w:rsidR="009F551E" w:rsidRDefault="00565F4A">
            <w:r>
              <w:rPr>
                <w:sz w:val="20"/>
                <w:szCs w:val="20"/>
              </w:rPr>
              <w:t>Mise en œuvre sur le terrain, mobilisation communautaire, appui à la gouvernance locale, supervision des infrastructures résilientes et dialogue avec les PTF.</w:t>
            </w:r>
          </w:p>
        </w:tc>
      </w:tr>
      <w:tr w:rsidR="009F551E" w14:paraId="143380AF"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19AB74B1" w14:textId="1DC43240" w:rsidR="009F551E" w:rsidRDefault="00565F4A">
            <w:r w:rsidRPr="2FEEB2A7">
              <w:rPr>
                <w:b/>
                <w:bCs/>
                <w:sz w:val="20"/>
                <w:szCs w:val="20"/>
              </w:rPr>
              <w:t>Agences des Nations Unies (FAO, UNICEF, PNUD, OIT, ONUDI, UNFPA</w:t>
            </w:r>
            <w:r w:rsidR="15C27317" w:rsidRPr="2FEEB2A7">
              <w:rPr>
                <w:b/>
                <w:bCs/>
                <w:sz w:val="20"/>
                <w:szCs w:val="20"/>
              </w:rPr>
              <w:t>, IOM</w:t>
            </w:r>
            <w:r w:rsidRPr="2FEEB2A7">
              <w:rPr>
                <w:b/>
                <w:bCs/>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61A864E5" w14:textId="77777777" w:rsidR="009F551E" w:rsidRDefault="00565F4A">
            <w:r>
              <w:rPr>
                <w:sz w:val="20"/>
                <w:szCs w:val="20"/>
              </w:rPr>
              <w:t>Complémentarité sectorielle, partage d'expertise technique, coordination inter-agences, alignement avec les cadres stratégiques globaux.</w:t>
            </w:r>
          </w:p>
        </w:tc>
      </w:tr>
      <w:tr w:rsidR="009F551E" w14:paraId="5293DB37"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6DC64BC" w14:textId="64AB5D4C" w:rsidR="009F551E" w:rsidRPr="00052D39" w:rsidRDefault="00565F4A" w:rsidP="2FEEB2A7">
            <w:pPr>
              <w:rPr>
                <w:b/>
                <w:bCs/>
                <w:sz w:val="20"/>
                <w:szCs w:val="20"/>
              </w:rPr>
            </w:pPr>
            <w:r w:rsidRPr="2FEEB2A7">
              <w:rPr>
                <w:b/>
                <w:bCs/>
                <w:sz w:val="20"/>
                <w:szCs w:val="20"/>
              </w:rPr>
              <w:t xml:space="preserve">ONG internationales et nationales (WHH, CARE, </w:t>
            </w:r>
            <w:r w:rsidR="05E71934" w:rsidRPr="2FEEB2A7">
              <w:rPr>
                <w:b/>
                <w:bCs/>
                <w:sz w:val="20"/>
                <w:szCs w:val="20"/>
              </w:rPr>
              <w:t xml:space="preserve">HI, </w:t>
            </w:r>
            <w:r w:rsidRPr="2FEEB2A7">
              <w:rPr>
                <w:b/>
                <w:bCs/>
                <w:sz w:val="20"/>
                <w:szCs w:val="20"/>
              </w:rPr>
              <w:t>ACF, Save the Children</w:t>
            </w:r>
            <w:r w:rsidR="3D4E7EBB" w:rsidRPr="2FEEB2A7">
              <w:rPr>
                <w:b/>
                <w:bCs/>
                <w:sz w:val="20"/>
                <w:szCs w:val="20"/>
              </w:rPr>
              <w:t>, etc) et Mouvement de la Croix-Rouge (IFRC, CRM)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0114BC0" w14:textId="77777777" w:rsidR="009F551E" w:rsidRDefault="00565F4A">
            <w:r>
              <w:rPr>
                <w:sz w:val="20"/>
                <w:szCs w:val="20"/>
              </w:rPr>
              <w:t>Mise en œuvre d'interventions spécifiques sur le terrain, renforcement des capacités communautaires, facilitation de l'accès aux services, plaidoyer.</w:t>
            </w:r>
          </w:p>
        </w:tc>
      </w:tr>
      <w:tr w:rsidR="009F551E" w14:paraId="6F01736C"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D4DBE5A" w14:textId="77777777" w:rsidR="009F551E" w:rsidRDefault="00565F4A">
            <w:r>
              <w:rPr>
                <w:b/>
                <w:bCs/>
                <w:sz w:val="20"/>
                <w:szCs w:val="20"/>
              </w:rPr>
              <w:t>Institutions financières et bailleurs (BM, BAD, UE, GIZ, AFD, Fonds Vert pour le Climat)</w:t>
            </w:r>
          </w:p>
        </w:tc>
        <w:tc>
          <w:tcPr>
            <w:tcW w:w="66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A8C2F59" w14:textId="77777777" w:rsidR="009F551E" w:rsidRDefault="00565F4A">
            <w:r>
              <w:rPr>
                <w:sz w:val="20"/>
                <w:szCs w:val="20"/>
              </w:rPr>
              <w:t>Financement et accompagnement technique des initiatives de résilience, soutien aux réformes structurelles.</w:t>
            </w:r>
          </w:p>
        </w:tc>
      </w:tr>
      <w:tr w:rsidR="009F551E" w14:paraId="2534F7CE"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5B5ED72" w14:textId="77777777" w:rsidR="009F551E" w:rsidRDefault="00565F4A">
            <w:r>
              <w:rPr>
                <w:b/>
                <w:bCs/>
                <w:sz w:val="20"/>
                <w:szCs w:val="20"/>
              </w:rPr>
              <w:t>Secteur privé (coopératives, entreprises agroalimentaires, assurances, fintech)</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4F6307F4" w14:textId="77777777" w:rsidR="009F551E" w:rsidRDefault="00565F4A">
            <w:r>
              <w:rPr>
                <w:sz w:val="20"/>
                <w:szCs w:val="20"/>
              </w:rPr>
              <w:t>Développement des chaînes de valeur, facilitation de l'accès aux marchés, solutions innovantes (assurances agricoles, paiements numériques, énergie renouvelable).</w:t>
            </w:r>
          </w:p>
        </w:tc>
      </w:tr>
      <w:tr w:rsidR="009F551E" w14:paraId="6E9CD549"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C135D58" w14:textId="5BD8547E" w:rsidR="009F551E" w:rsidRDefault="00565F4A">
            <w:r w:rsidRPr="2FEEB2A7">
              <w:rPr>
                <w:b/>
                <w:bCs/>
                <w:sz w:val="20"/>
                <w:szCs w:val="20"/>
              </w:rPr>
              <w:t>Instituts de recherche et universités (CIRAD, IRD, CGIAR, universités nationales</w:t>
            </w:r>
            <w:r w:rsidR="696B2C95" w:rsidRPr="2FEEB2A7">
              <w:rPr>
                <w:b/>
                <w:bCs/>
                <w:sz w:val="20"/>
                <w:szCs w:val="20"/>
              </w:rPr>
              <w:t xml:space="preserve"> et internationales</w:t>
            </w:r>
            <w:r w:rsidRPr="2FEEB2A7">
              <w:rPr>
                <w:b/>
                <w:bCs/>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DF0EC10" w14:textId="77777777" w:rsidR="009F551E" w:rsidRDefault="00565F4A">
            <w:r>
              <w:rPr>
                <w:sz w:val="20"/>
                <w:szCs w:val="20"/>
              </w:rPr>
              <w:t>Production de données probantes, développement et diffusion d'innovations technologiques et agroécologiques adaptées aux contextes locaux.</w:t>
            </w:r>
          </w:p>
        </w:tc>
      </w:tr>
      <w:tr w:rsidR="009F551E" w14:paraId="49E2F5C9" w14:textId="77777777" w:rsidTr="2FEEB2A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1AF498F" w14:textId="77777777" w:rsidR="009F551E" w:rsidRDefault="00565F4A">
            <w:r>
              <w:rPr>
                <w:b/>
                <w:bCs/>
                <w:sz w:val="20"/>
                <w:szCs w:val="20"/>
              </w:rPr>
              <w:t>Communautés locales et OSC (OP, coopératives, comités de gestion des risques)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CA5A621" w14:textId="77777777" w:rsidR="009F551E" w:rsidRDefault="00565F4A">
            <w:r>
              <w:rPr>
                <w:sz w:val="20"/>
                <w:szCs w:val="20"/>
              </w:rPr>
              <w:t>Acteurs clés de la mise en œuvre. Appropriation locale des interventions, pérennisation des acquis, suivi communautaire.</w:t>
            </w:r>
          </w:p>
        </w:tc>
      </w:tr>
    </w:tbl>
    <w:p w14:paraId="3A1462EB" w14:textId="77777777" w:rsidR="009F551E" w:rsidRDefault="00565F4A">
      <w:pPr>
        <w:pStyle w:val="Heading2"/>
        <w:spacing w:before="300"/>
      </w:pPr>
      <w:r>
        <w:t>9.3 Coordination interne</w:t>
      </w:r>
    </w:p>
    <w:p w14:paraId="3B23AB36" w14:textId="77777777" w:rsidR="009F551E" w:rsidRDefault="00565F4A">
      <w:pPr>
        <w:spacing w:before="60" w:after="100" w:line="276" w:lineRule="auto"/>
        <w:jc w:val="both"/>
      </w:pPr>
      <w:r>
        <w:t>Une Task Force de suivi des initiatives conjointes facilite la coordination entre les unités et les bureaux de terrain. Ses objectifs sont : aligner les interventions avec les priorités stratégiques ; optimiser l'affectation des ressources en évitant les duplications ; faciliter le suivi et l'adaptation des initiatives ; et renforcer la collaboration inter-unités pour une approche multisectorielle. La répartition des responsabilités entre les unités internes (Programme, RAM, Supply Chain, Finance, TEC, CAM, MSD, GPI, Risque &amp; Compliance, Sécurité) est formalisée dans les tableaux ci-dessous.</w:t>
      </w:r>
    </w:p>
    <w:p w14:paraId="626C084A" w14:textId="77777777" w:rsidR="009F551E" w:rsidRDefault="009F551E">
      <w:pPr>
        <w:spacing w:before="80"/>
      </w:pPr>
    </w:p>
    <w:p w14:paraId="6586D845" w14:textId="77777777" w:rsidR="009F551E" w:rsidRDefault="00565F4A">
      <w:pPr>
        <w:spacing w:before="160" w:after="60"/>
      </w:pPr>
      <w:r>
        <w:rPr>
          <w:b/>
          <w:bCs/>
          <w:color w:val="0071BC"/>
          <w:sz w:val="20"/>
          <w:szCs w:val="20"/>
        </w:rPr>
        <w:t xml:space="preserve">Tableau 8 : </w:t>
      </w:r>
      <w:r>
        <w:rPr>
          <w:i/>
          <w:iCs/>
          <w:sz w:val="20"/>
          <w:szCs w:val="20"/>
        </w:rPr>
        <w:t>Rôles et responsabilités des unités internes du bureau PAM Madagascar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9F551E" w14:paraId="63D11DFF"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0123C3A9" w14:textId="77777777" w:rsidR="009F551E" w:rsidRDefault="00565F4A" w:rsidP="2FEEB2A7">
            <w:r w:rsidRPr="2FEEB2A7">
              <w:rPr>
                <w:b/>
                <w:bCs/>
                <w:color w:val="FFFFFF" w:themeColor="background1"/>
                <w:sz w:val="20"/>
                <w:szCs w:val="20"/>
              </w:rPr>
              <w:t>Unité</w:t>
            </w:r>
          </w:p>
        </w:tc>
        <w:tc>
          <w:tcPr>
            <w:tcW w:w="7426"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5415CFC8" w14:textId="77777777" w:rsidR="009F551E" w:rsidRDefault="00565F4A" w:rsidP="2FEEB2A7">
            <w:r w:rsidRPr="2FEEB2A7">
              <w:rPr>
                <w:b/>
                <w:bCs/>
                <w:color w:val="FFFFFF" w:themeColor="background1"/>
                <w:sz w:val="20"/>
                <w:szCs w:val="20"/>
              </w:rPr>
              <w:t>Rôles et responsabilités</w:t>
            </w:r>
          </w:p>
        </w:tc>
      </w:tr>
      <w:tr w:rsidR="009F551E" w14:paraId="2FCA4AA8"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6878ABFB" w14:textId="77777777" w:rsidR="009F551E" w:rsidRDefault="00565F4A" w:rsidP="2FEEB2A7">
            <w:r w:rsidRPr="2FEEB2A7">
              <w:rPr>
                <w:b/>
                <w:bCs/>
                <w:sz w:val="20"/>
                <w:szCs w:val="20"/>
              </w:rPr>
              <w:t>Programme</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49B6CD7A" w14:textId="04A5660B" w:rsidR="009F551E" w:rsidRDefault="00565F4A" w:rsidP="2FEEB2A7">
            <w:pPr>
              <w:pStyle w:val="ListParagraph"/>
              <w:numPr>
                <w:ilvl w:val="0"/>
                <w:numId w:val="20"/>
              </w:numPr>
              <w:rPr>
                <w:sz w:val="20"/>
                <w:szCs w:val="20"/>
              </w:rPr>
            </w:pPr>
            <w:r w:rsidRPr="2FEEB2A7">
              <w:rPr>
                <w:sz w:val="20"/>
                <w:szCs w:val="20"/>
              </w:rPr>
              <w:t xml:space="preserve">Élabore et met en œuvre les activités de résilience en coordination avec les partenaires. </w:t>
            </w:r>
          </w:p>
          <w:p w14:paraId="5F9ED1D7" w14:textId="0ADA7E5F" w:rsidR="009F551E" w:rsidRDefault="00565F4A" w:rsidP="2FEEB2A7">
            <w:pPr>
              <w:pStyle w:val="ListParagraph"/>
              <w:numPr>
                <w:ilvl w:val="0"/>
                <w:numId w:val="20"/>
              </w:numPr>
              <w:rPr>
                <w:sz w:val="20"/>
                <w:szCs w:val="20"/>
              </w:rPr>
            </w:pPr>
            <w:r w:rsidRPr="2FEEB2A7">
              <w:rPr>
                <w:sz w:val="20"/>
                <w:szCs w:val="20"/>
              </w:rPr>
              <w:t xml:space="preserve">Assure le suivi technique et la qualité des interventions. Intègre les principes de résilience dans les différents secteurs (sécurité alimentaire, nutrition, moyens de subsistance). </w:t>
            </w:r>
          </w:p>
          <w:p w14:paraId="786AAF0C" w14:textId="638FFD37" w:rsidR="009F551E" w:rsidRDefault="00565F4A" w:rsidP="2FEEB2A7">
            <w:pPr>
              <w:pStyle w:val="ListParagraph"/>
              <w:numPr>
                <w:ilvl w:val="0"/>
                <w:numId w:val="20"/>
              </w:numPr>
              <w:rPr>
                <w:sz w:val="20"/>
                <w:szCs w:val="20"/>
              </w:rPr>
            </w:pPr>
            <w:r w:rsidRPr="2FEEB2A7">
              <w:rPr>
                <w:sz w:val="20"/>
                <w:szCs w:val="20"/>
              </w:rPr>
              <w:t>Capitalise les bonnes pratiques.</w:t>
            </w:r>
          </w:p>
        </w:tc>
      </w:tr>
      <w:tr w:rsidR="009F551E" w14:paraId="4B4E30FE"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E9EED10" w14:textId="77777777" w:rsidR="009F551E" w:rsidRDefault="00565F4A" w:rsidP="2FEEB2A7">
            <w:r w:rsidRPr="2FEEB2A7">
              <w:rPr>
                <w:b/>
                <w:bCs/>
                <w:sz w:val="20"/>
                <w:szCs w:val="20"/>
              </w:rPr>
              <w:t>RAM</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93EE3DB" w14:textId="670D0349" w:rsidR="009F551E" w:rsidRDefault="00565F4A" w:rsidP="2FEEB2A7">
            <w:pPr>
              <w:pStyle w:val="ListParagraph"/>
              <w:numPr>
                <w:ilvl w:val="0"/>
                <w:numId w:val="27"/>
              </w:numPr>
              <w:rPr>
                <w:sz w:val="20"/>
                <w:szCs w:val="20"/>
              </w:rPr>
            </w:pPr>
            <w:r w:rsidRPr="2FEEB2A7">
              <w:rPr>
                <w:sz w:val="20"/>
                <w:szCs w:val="20"/>
              </w:rPr>
              <w:t xml:space="preserve">Conduit les analyses de vulnérabilité, de sécurité alimentaire et des risques. </w:t>
            </w:r>
          </w:p>
          <w:p w14:paraId="31F97D71" w14:textId="76FF30EF" w:rsidR="009F551E" w:rsidRDefault="00565F4A" w:rsidP="2FEEB2A7">
            <w:pPr>
              <w:pStyle w:val="ListParagraph"/>
              <w:numPr>
                <w:ilvl w:val="0"/>
                <w:numId w:val="27"/>
              </w:numPr>
              <w:rPr>
                <w:sz w:val="20"/>
                <w:szCs w:val="20"/>
              </w:rPr>
            </w:pPr>
            <w:r w:rsidRPr="2FEEB2A7">
              <w:rPr>
                <w:sz w:val="20"/>
                <w:szCs w:val="20"/>
              </w:rPr>
              <w:t>Suit l'évolution des indicateurs de résilience et produit des données probantes. Alimente la prise de décision avec des recommandations basées sur l'analyse des tendances et des impacts des crises.</w:t>
            </w:r>
          </w:p>
        </w:tc>
      </w:tr>
      <w:tr w:rsidR="009F551E" w14:paraId="0D0692A0"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1BA4B0E" w14:textId="77777777" w:rsidR="009F551E" w:rsidRDefault="00565F4A" w:rsidP="2FEEB2A7">
            <w:r w:rsidRPr="2FEEB2A7">
              <w:rPr>
                <w:b/>
                <w:bCs/>
                <w:sz w:val="20"/>
                <w:szCs w:val="20"/>
              </w:rPr>
              <w:t>Supply Chain</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28BCDA5C" w14:textId="0C0F1F4D" w:rsidR="009F551E" w:rsidRDefault="00565F4A" w:rsidP="2FEEB2A7">
            <w:pPr>
              <w:pStyle w:val="ListParagraph"/>
              <w:numPr>
                <w:ilvl w:val="0"/>
                <w:numId w:val="7"/>
              </w:numPr>
              <w:rPr>
                <w:sz w:val="20"/>
                <w:szCs w:val="20"/>
              </w:rPr>
            </w:pPr>
            <w:r w:rsidRPr="2FEEB2A7">
              <w:rPr>
                <w:sz w:val="20"/>
                <w:szCs w:val="20"/>
              </w:rPr>
              <w:t xml:space="preserve">Garantit l'acheminement efficace et rapide des ressources aux bénéficiaires. </w:t>
            </w:r>
          </w:p>
          <w:p w14:paraId="35A670FE" w14:textId="4C77197A" w:rsidR="009F551E" w:rsidRDefault="00565F4A" w:rsidP="2FEEB2A7">
            <w:pPr>
              <w:pStyle w:val="ListParagraph"/>
              <w:numPr>
                <w:ilvl w:val="0"/>
                <w:numId w:val="7"/>
              </w:numPr>
              <w:rPr>
                <w:sz w:val="20"/>
                <w:szCs w:val="20"/>
              </w:rPr>
            </w:pPr>
            <w:r w:rsidRPr="2FEEB2A7">
              <w:rPr>
                <w:sz w:val="20"/>
                <w:szCs w:val="20"/>
              </w:rPr>
              <w:t>Assure la gestion des stocks stratégiques pour répondre aux crises.</w:t>
            </w:r>
          </w:p>
          <w:p w14:paraId="32DE1634" w14:textId="2C161850" w:rsidR="009F551E" w:rsidRDefault="00565F4A" w:rsidP="2FEEB2A7">
            <w:pPr>
              <w:pStyle w:val="ListParagraph"/>
              <w:numPr>
                <w:ilvl w:val="0"/>
                <w:numId w:val="7"/>
              </w:numPr>
              <w:rPr>
                <w:sz w:val="20"/>
                <w:szCs w:val="20"/>
              </w:rPr>
            </w:pPr>
            <w:r w:rsidRPr="2FEEB2A7">
              <w:rPr>
                <w:sz w:val="20"/>
                <w:szCs w:val="20"/>
              </w:rPr>
              <w:t>Renforce les capacités logistiques des partenaires locaux et assure la gestion de l'approvisionnement.</w:t>
            </w:r>
          </w:p>
        </w:tc>
      </w:tr>
      <w:tr w:rsidR="009F551E" w14:paraId="657A25A8"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5033AD69" w14:textId="77777777" w:rsidR="009F551E" w:rsidRDefault="00565F4A" w:rsidP="2FEEB2A7">
            <w:r w:rsidRPr="2FEEB2A7">
              <w:rPr>
                <w:b/>
                <w:bCs/>
                <w:sz w:val="20"/>
                <w:szCs w:val="20"/>
              </w:rPr>
              <w:t>Finance &amp; BPU</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2F222153" w14:textId="058D728D" w:rsidR="009F551E" w:rsidRDefault="00565F4A" w:rsidP="2FEEB2A7">
            <w:pPr>
              <w:pStyle w:val="ListParagraph"/>
              <w:numPr>
                <w:ilvl w:val="0"/>
                <w:numId w:val="14"/>
              </w:numPr>
              <w:rPr>
                <w:sz w:val="20"/>
                <w:szCs w:val="20"/>
              </w:rPr>
            </w:pPr>
            <w:r w:rsidRPr="2FEEB2A7">
              <w:rPr>
                <w:sz w:val="20"/>
                <w:szCs w:val="20"/>
              </w:rPr>
              <w:t xml:space="preserve">Assure la gestion budgétaire et le suivi financier des interventions. </w:t>
            </w:r>
          </w:p>
          <w:p w14:paraId="655BEF80" w14:textId="15B6386B" w:rsidR="009F551E" w:rsidRDefault="00565F4A" w:rsidP="2FEEB2A7">
            <w:pPr>
              <w:pStyle w:val="ListParagraph"/>
              <w:numPr>
                <w:ilvl w:val="0"/>
                <w:numId w:val="14"/>
              </w:numPr>
              <w:rPr>
                <w:sz w:val="20"/>
                <w:szCs w:val="20"/>
              </w:rPr>
            </w:pPr>
            <w:r w:rsidRPr="2FEEB2A7">
              <w:rPr>
                <w:sz w:val="20"/>
                <w:szCs w:val="20"/>
              </w:rPr>
              <w:t xml:space="preserve">Veille à la transparence et à l'efficacité des dépenses. </w:t>
            </w:r>
          </w:p>
          <w:p w14:paraId="69907234" w14:textId="26DBD07F" w:rsidR="009F551E" w:rsidRDefault="00565F4A" w:rsidP="2FEEB2A7">
            <w:pPr>
              <w:pStyle w:val="ListParagraph"/>
              <w:numPr>
                <w:ilvl w:val="0"/>
                <w:numId w:val="14"/>
              </w:numPr>
              <w:rPr>
                <w:sz w:val="20"/>
                <w:szCs w:val="20"/>
              </w:rPr>
            </w:pPr>
            <w:r w:rsidRPr="2FEEB2A7">
              <w:rPr>
                <w:sz w:val="20"/>
                <w:szCs w:val="20"/>
              </w:rPr>
              <w:t>Planifie et alloue les ressources financières en lien avec les priorités de résilience et assure l'alignement budgétaire des projets.</w:t>
            </w:r>
          </w:p>
        </w:tc>
      </w:tr>
      <w:tr w:rsidR="009F551E" w14:paraId="066A7B4E"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A038609" w14:textId="77777777" w:rsidR="009F551E" w:rsidRDefault="00565F4A" w:rsidP="2FEEB2A7">
            <w:r w:rsidRPr="2FEEB2A7">
              <w:rPr>
                <w:b/>
                <w:bCs/>
                <w:sz w:val="20"/>
                <w:szCs w:val="20"/>
              </w:rPr>
              <w:t>TEC</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4210446" w14:textId="717F5039" w:rsidR="009F551E" w:rsidRDefault="00565F4A" w:rsidP="2FEEB2A7">
            <w:pPr>
              <w:pStyle w:val="ListParagraph"/>
              <w:numPr>
                <w:ilvl w:val="0"/>
                <w:numId w:val="4"/>
              </w:numPr>
              <w:rPr>
                <w:sz w:val="20"/>
                <w:szCs w:val="20"/>
              </w:rPr>
            </w:pPr>
            <w:r w:rsidRPr="2FEEB2A7">
              <w:rPr>
                <w:sz w:val="20"/>
                <w:szCs w:val="20"/>
              </w:rPr>
              <w:t xml:space="preserve">Développe et maintient les outils numériques de gestion des données, d'alerte précoce et de suivi des interventions. </w:t>
            </w:r>
          </w:p>
          <w:p w14:paraId="1439BF3E" w14:textId="054C0B08" w:rsidR="009F551E" w:rsidRDefault="00565F4A" w:rsidP="2FEEB2A7">
            <w:pPr>
              <w:pStyle w:val="ListParagraph"/>
              <w:numPr>
                <w:ilvl w:val="0"/>
                <w:numId w:val="4"/>
              </w:numPr>
              <w:rPr>
                <w:sz w:val="20"/>
                <w:szCs w:val="20"/>
              </w:rPr>
            </w:pPr>
            <w:r w:rsidRPr="2FEEB2A7">
              <w:rPr>
                <w:sz w:val="20"/>
                <w:szCs w:val="20"/>
              </w:rPr>
              <w:t>Appuie l'innovation technologique pour la résilience (plateformes de suivi en temps réel, paiements numériques, cartographie des risques).</w:t>
            </w:r>
          </w:p>
        </w:tc>
      </w:tr>
      <w:tr w:rsidR="009F551E" w14:paraId="0AAB17C6"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3E090147" w14:textId="77777777" w:rsidR="009F551E" w:rsidRDefault="00565F4A" w:rsidP="2FEEB2A7">
            <w:r w:rsidRPr="2FEEB2A7">
              <w:rPr>
                <w:b/>
                <w:bCs/>
                <w:sz w:val="20"/>
                <w:szCs w:val="20"/>
              </w:rPr>
              <w:t>CAM</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46219B01" w14:textId="6E262F89" w:rsidR="009F551E" w:rsidRDefault="00565F4A" w:rsidP="2FEEB2A7">
            <w:pPr>
              <w:pStyle w:val="ListParagraph"/>
              <w:numPr>
                <w:ilvl w:val="0"/>
                <w:numId w:val="17"/>
              </w:numPr>
              <w:rPr>
                <w:sz w:val="20"/>
                <w:szCs w:val="20"/>
              </w:rPr>
            </w:pPr>
            <w:r w:rsidRPr="2FEEB2A7">
              <w:rPr>
                <w:sz w:val="20"/>
                <w:szCs w:val="20"/>
              </w:rPr>
              <w:t xml:space="preserve">Développe des stratégies de communication et de plaidoyer pour sensibiliser les parties prenantes et mobiliser des ressources. </w:t>
            </w:r>
          </w:p>
          <w:p w14:paraId="7A82E57E" w14:textId="235934EB" w:rsidR="009F551E" w:rsidRDefault="00565F4A" w:rsidP="2FEEB2A7">
            <w:pPr>
              <w:pStyle w:val="ListParagraph"/>
              <w:numPr>
                <w:ilvl w:val="0"/>
                <w:numId w:val="17"/>
              </w:numPr>
              <w:rPr>
                <w:sz w:val="20"/>
                <w:szCs w:val="20"/>
              </w:rPr>
            </w:pPr>
            <w:r w:rsidRPr="2FEEB2A7">
              <w:rPr>
                <w:sz w:val="20"/>
                <w:szCs w:val="20"/>
              </w:rPr>
              <w:t>Met en avant les résultats et impacts des interventions à travers divers canaux médiatiques.</w:t>
            </w:r>
          </w:p>
        </w:tc>
      </w:tr>
      <w:tr w:rsidR="009F551E" w14:paraId="4FC0615A"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60BBCA4A" w14:textId="24361A3F" w:rsidR="009F551E" w:rsidRDefault="00565F4A" w:rsidP="2FEEB2A7">
            <w:r w:rsidRPr="2FEEB2A7">
              <w:rPr>
                <w:b/>
                <w:bCs/>
                <w:sz w:val="20"/>
                <w:szCs w:val="20"/>
              </w:rPr>
              <w:t>MSD</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F4C5E0A" w14:textId="4DC40C41" w:rsidR="009F551E" w:rsidRDefault="76BE1F6D" w:rsidP="2FEEB2A7">
            <w:pPr>
              <w:pStyle w:val="ListParagraph"/>
              <w:numPr>
                <w:ilvl w:val="0"/>
                <w:numId w:val="19"/>
              </w:numPr>
              <w:rPr>
                <w:sz w:val="20"/>
                <w:szCs w:val="20"/>
              </w:rPr>
            </w:pPr>
            <w:r w:rsidRPr="2FEEB2A7">
              <w:rPr>
                <w:sz w:val="20"/>
                <w:szCs w:val="20"/>
              </w:rPr>
              <w:t>Apporte un soutien administratif et logistique aux opérations de terrain</w:t>
            </w:r>
          </w:p>
        </w:tc>
      </w:tr>
      <w:tr w:rsidR="2FEEB2A7" w14:paraId="1E11B0E8" w14:textId="77777777" w:rsidTr="2FEEB2A7">
        <w:trPr>
          <w:trHeight w:val="300"/>
        </w:trPr>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7DAE098F" w14:textId="5911C3A9" w:rsidR="76BE1F6D" w:rsidRDefault="76BE1F6D" w:rsidP="2FEEB2A7">
            <w:r w:rsidRPr="2FEEB2A7">
              <w:rPr>
                <w:b/>
                <w:bCs/>
                <w:sz w:val="20"/>
                <w:szCs w:val="20"/>
              </w:rPr>
              <w:t>Partnership</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169AD49F" w14:textId="0E63A4F2" w:rsidR="76BE1F6D" w:rsidRDefault="76BE1F6D" w:rsidP="2FEEB2A7">
            <w:pPr>
              <w:pStyle w:val="ListParagraph"/>
              <w:numPr>
                <w:ilvl w:val="0"/>
                <w:numId w:val="18"/>
              </w:numPr>
              <w:rPr>
                <w:sz w:val="20"/>
                <w:szCs w:val="20"/>
              </w:rPr>
            </w:pPr>
            <w:r w:rsidRPr="2FEEB2A7">
              <w:rPr>
                <w:sz w:val="20"/>
                <w:szCs w:val="20"/>
              </w:rPr>
              <w:t>Identifie et développe des collaborations avec les acteurs gouvernementaux, ONG, institutions académiques et secteur privé.</w:t>
            </w:r>
          </w:p>
          <w:p w14:paraId="574A708B" w14:textId="4FE4735B" w:rsidR="76BE1F6D" w:rsidRDefault="76BE1F6D" w:rsidP="2FEEB2A7">
            <w:pPr>
              <w:pStyle w:val="ListParagraph"/>
              <w:numPr>
                <w:ilvl w:val="0"/>
                <w:numId w:val="18"/>
              </w:numPr>
              <w:rPr>
                <w:sz w:val="20"/>
                <w:szCs w:val="20"/>
              </w:rPr>
            </w:pPr>
            <w:r w:rsidRPr="2FEEB2A7">
              <w:rPr>
                <w:sz w:val="20"/>
                <w:szCs w:val="20"/>
              </w:rPr>
              <w:t>Assure le dialogue avec les partenaires techniques et financiers.</w:t>
            </w:r>
          </w:p>
        </w:tc>
      </w:tr>
      <w:tr w:rsidR="009F551E" w14:paraId="576B4F73"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22638A9F" w14:textId="77777777" w:rsidR="009F551E" w:rsidRDefault="00565F4A" w:rsidP="2FEEB2A7">
            <w:r w:rsidRPr="2FEEB2A7">
              <w:rPr>
                <w:b/>
                <w:bCs/>
                <w:sz w:val="20"/>
                <w:szCs w:val="20"/>
              </w:rPr>
              <w:t>GPI</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77E61221" w14:textId="4AB4A2B4" w:rsidR="009F551E" w:rsidRDefault="00565F4A" w:rsidP="2FEEB2A7">
            <w:pPr>
              <w:pStyle w:val="ListParagraph"/>
              <w:numPr>
                <w:ilvl w:val="0"/>
                <w:numId w:val="9"/>
              </w:numPr>
              <w:rPr>
                <w:sz w:val="20"/>
                <w:szCs w:val="20"/>
              </w:rPr>
            </w:pPr>
            <w:r w:rsidRPr="2FEEB2A7">
              <w:rPr>
                <w:sz w:val="20"/>
                <w:szCs w:val="20"/>
              </w:rPr>
              <w:t xml:space="preserve">Intègre les dimensions genre, protection et inclusion dans toutes les interventions. </w:t>
            </w:r>
          </w:p>
          <w:p w14:paraId="5FC9AFD4" w14:textId="42EB407F" w:rsidR="009F551E" w:rsidRDefault="00565F4A" w:rsidP="2FEEB2A7">
            <w:pPr>
              <w:pStyle w:val="ListParagraph"/>
              <w:numPr>
                <w:ilvl w:val="0"/>
                <w:numId w:val="9"/>
              </w:numPr>
              <w:rPr>
                <w:sz w:val="20"/>
                <w:szCs w:val="20"/>
              </w:rPr>
            </w:pPr>
            <w:r w:rsidRPr="2FEEB2A7">
              <w:rPr>
                <w:sz w:val="20"/>
                <w:szCs w:val="20"/>
              </w:rPr>
              <w:t>Développe des outils de suivi spécifiques et assure la surveillance des risques de protection.</w:t>
            </w:r>
          </w:p>
        </w:tc>
      </w:tr>
      <w:tr w:rsidR="009F551E" w14:paraId="3C790CF9"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4AD3DD25" w14:textId="77777777" w:rsidR="009F551E" w:rsidRDefault="00565F4A" w:rsidP="2FEEB2A7">
            <w:r w:rsidRPr="2FEEB2A7">
              <w:rPr>
                <w:b/>
                <w:bCs/>
                <w:sz w:val="20"/>
                <w:szCs w:val="20"/>
              </w:rPr>
              <w:t>Risque &amp; Compliance</w:t>
            </w:r>
          </w:p>
        </w:tc>
        <w:tc>
          <w:tcPr>
            <w:tcW w:w="7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vAlign w:val="center"/>
          </w:tcPr>
          <w:p w14:paraId="5AF74025" w14:textId="4A0D4E4F" w:rsidR="009F551E" w:rsidRDefault="00565F4A" w:rsidP="2FEEB2A7">
            <w:pPr>
              <w:pStyle w:val="ListParagraph"/>
              <w:numPr>
                <w:ilvl w:val="0"/>
                <w:numId w:val="25"/>
              </w:numPr>
              <w:rPr>
                <w:sz w:val="20"/>
                <w:szCs w:val="20"/>
              </w:rPr>
            </w:pPr>
            <w:r w:rsidRPr="2FEEB2A7">
              <w:rPr>
                <w:sz w:val="20"/>
                <w:szCs w:val="20"/>
              </w:rPr>
              <w:t xml:space="preserve">Assure la conformité des interventions aux réglementations nationales et aux normes des bailleurs. </w:t>
            </w:r>
          </w:p>
          <w:p w14:paraId="3CD7C3A3" w14:textId="23868731" w:rsidR="009F551E" w:rsidRDefault="00565F4A" w:rsidP="2FEEB2A7">
            <w:pPr>
              <w:pStyle w:val="ListParagraph"/>
              <w:numPr>
                <w:ilvl w:val="0"/>
                <w:numId w:val="25"/>
              </w:numPr>
              <w:rPr>
                <w:sz w:val="20"/>
                <w:szCs w:val="20"/>
              </w:rPr>
            </w:pPr>
            <w:r w:rsidRPr="2FEEB2A7">
              <w:rPr>
                <w:sz w:val="20"/>
                <w:szCs w:val="20"/>
              </w:rPr>
              <w:t>Identifie et atténue les risques liés à la mise en œuvre des activités.</w:t>
            </w:r>
          </w:p>
        </w:tc>
      </w:tr>
      <w:tr w:rsidR="009F551E" w14:paraId="219853A5" w14:textId="77777777" w:rsidTr="2FEEB2A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0AF36E3F" w14:textId="77777777" w:rsidR="009F551E" w:rsidRDefault="00565F4A" w:rsidP="2FEEB2A7">
            <w:r w:rsidRPr="2FEEB2A7">
              <w:rPr>
                <w:b/>
                <w:bCs/>
                <w:sz w:val="20"/>
                <w:szCs w:val="20"/>
              </w:rPr>
              <w:t>Sécurité</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vAlign w:val="center"/>
          </w:tcPr>
          <w:p w14:paraId="4C59A490" w14:textId="10970213" w:rsidR="009F551E" w:rsidRDefault="00565F4A" w:rsidP="2FEEB2A7">
            <w:pPr>
              <w:pStyle w:val="ListParagraph"/>
              <w:numPr>
                <w:ilvl w:val="0"/>
                <w:numId w:val="26"/>
              </w:numPr>
              <w:rPr>
                <w:sz w:val="20"/>
                <w:szCs w:val="20"/>
              </w:rPr>
            </w:pPr>
            <w:r w:rsidRPr="2FEEB2A7">
              <w:rPr>
                <w:sz w:val="20"/>
                <w:szCs w:val="20"/>
              </w:rPr>
              <w:t xml:space="preserve">Analyse et évalue les risques sécuritaires pouvant affecter les opérations. </w:t>
            </w:r>
          </w:p>
          <w:p w14:paraId="37D92CCC" w14:textId="25723102" w:rsidR="009F551E" w:rsidRDefault="00565F4A" w:rsidP="2FEEB2A7">
            <w:pPr>
              <w:pStyle w:val="ListParagraph"/>
              <w:numPr>
                <w:ilvl w:val="0"/>
                <w:numId w:val="26"/>
              </w:numPr>
              <w:rPr>
                <w:sz w:val="20"/>
                <w:szCs w:val="20"/>
              </w:rPr>
            </w:pPr>
            <w:r w:rsidRPr="2FEEB2A7">
              <w:rPr>
                <w:sz w:val="20"/>
                <w:szCs w:val="20"/>
              </w:rPr>
              <w:t>Met en place des protocoles pour garantir la sécurité des équipes et des bénéficiaires dans les zones d'intervention.</w:t>
            </w:r>
          </w:p>
        </w:tc>
      </w:tr>
    </w:tbl>
    <w:p w14:paraId="6BCDA9FF" w14:textId="77777777" w:rsidR="009F551E" w:rsidRDefault="009F551E">
      <w:pPr>
        <w:spacing w:before="120"/>
      </w:pPr>
    </w:p>
    <w:p w14:paraId="4BFF794C" w14:textId="77777777" w:rsidR="009F551E" w:rsidRDefault="00565F4A">
      <w:pPr>
        <w:spacing w:before="160" w:after="60"/>
      </w:pPr>
      <w:r>
        <w:rPr>
          <w:b/>
          <w:bCs/>
          <w:color w:val="0071BC"/>
          <w:sz w:val="20"/>
          <w:szCs w:val="20"/>
        </w:rPr>
        <w:t xml:space="preserve">Tableau 9 : </w:t>
      </w:r>
      <w:r>
        <w:rPr>
          <w:i/>
          <w:iCs/>
          <w:sz w:val="20"/>
          <w:szCs w:val="20"/>
        </w:rPr>
        <w:t>Rôles et responsabilités des parties prenantes externes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F551E" w14:paraId="7640A51A"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2DD348C" w14:textId="77777777" w:rsidR="009F551E" w:rsidRDefault="00565F4A">
            <w:pPr>
              <w:jc w:val="center"/>
            </w:pPr>
            <w:r>
              <w:rPr>
                <w:b/>
                <w:bCs/>
                <w:color w:val="FFFFFF"/>
                <w:sz w:val="20"/>
                <w:szCs w:val="20"/>
              </w:rPr>
              <w:t>Acteur</w:t>
            </w:r>
          </w:p>
        </w:tc>
        <w:tc>
          <w:tcPr>
            <w:tcW w:w="6426"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1B35B3D5" w14:textId="77777777" w:rsidR="009F551E" w:rsidRDefault="00565F4A">
            <w:pPr>
              <w:jc w:val="center"/>
            </w:pPr>
            <w:r>
              <w:rPr>
                <w:b/>
                <w:bCs/>
                <w:color w:val="FFFFFF"/>
                <w:sz w:val="20"/>
                <w:szCs w:val="20"/>
              </w:rPr>
              <w:t>Rôles et responsabilités</w:t>
            </w:r>
          </w:p>
        </w:tc>
      </w:tr>
      <w:tr w:rsidR="009F551E" w14:paraId="7D896ED9"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90AD587" w14:textId="629E16A9" w:rsidR="009F551E" w:rsidRDefault="00565F4A">
            <w:r w:rsidRPr="2FEEB2A7">
              <w:rPr>
                <w:b/>
                <w:bCs/>
                <w:sz w:val="20"/>
                <w:szCs w:val="20"/>
              </w:rPr>
              <w:t>Gouvernement (Ministères, BNGRC,</w:t>
            </w:r>
            <w:r w:rsidR="68FE3B83" w:rsidRPr="2FEEB2A7">
              <w:rPr>
                <w:b/>
                <w:bCs/>
                <w:sz w:val="20"/>
                <w:szCs w:val="20"/>
              </w:rPr>
              <w:t xml:space="preserve"> CPGU, DGM,</w:t>
            </w:r>
            <w:r w:rsidRPr="2FEEB2A7">
              <w:rPr>
                <w:b/>
                <w:bCs/>
                <w:sz w:val="20"/>
                <w:szCs w:val="20"/>
              </w:rPr>
              <w:t xml:space="preserve"> institutions sectorielles)</w:t>
            </w:r>
          </w:p>
        </w:tc>
        <w:tc>
          <w:tcPr>
            <w:tcW w:w="6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403E173" w14:textId="18762E5B" w:rsidR="009F551E" w:rsidRDefault="00565F4A" w:rsidP="2FEEB2A7">
            <w:pPr>
              <w:pStyle w:val="ListParagraph"/>
              <w:numPr>
                <w:ilvl w:val="0"/>
                <w:numId w:val="16"/>
              </w:numPr>
              <w:rPr>
                <w:sz w:val="20"/>
                <w:szCs w:val="20"/>
              </w:rPr>
            </w:pPr>
            <w:r w:rsidRPr="2FEEB2A7">
              <w:rPr>
                <w:sz w:val="20"/>
                <w:szCs w:val="20"/>
              </w:rPr>
              <w:t xml:space="preserve">Définit et met en œuvre les politiques nationales de résilience. </w:t>
            </w:r>
          </w:p>
          <w:p w14:paraId="297BB29D" w14:textId="3726D47B" w:rsidR="009F551E" w:rsidRDefault="00565F4A" w:rsidP="2FEEB2A7">
            <w:pPr>
              <w:pStyle w:val="ListParagraph"/>
              <w:numPr>
                <w:ilvl w:val="0"/>
                <w:numId w:val="16"/>
              </w:numPr>
              <w:rPr>
                <w:sz w:val="20"/>
                <w:szCs w:val="20"/>
              </w:rPr>
            </w:pPr>
            <w:r w:rsidRPr="2FEEB2A7">
              <w:rPr>
                <w:sz w:val="20"/>
                <w:szCs w:val="20"/>
              </w:rPr>
              <w:t xml:space="preserve">Assure la coordination des interventions humanitaires et de développement. </w:t>
            </w:r>
          </w:p>
          <w:p w14:paraId="1FAE51EB" w14:textId="37D60485" w:rsidR="009F551E" w:rsidRDefault="00565F4A" w:rsidP="2FEEB2A7">
            <w:pPr>
              <w:pStyle w:val="ListParagraph"/>
              <w:numPr>
                <w:ilvl w:val="0"/>
                <w:numId w:val="16"/>
              </w:numPr>
              <w:rPr>
                <w:sz w:val="20"/>
                <w:szCs w:val="20"/>
              </w:rPr>
            </w:pPr>
            <w:r w:rsidRPr="2FEEB2A7">
              <w:rPr>
                <w:sz w:val="20"/>
                <w:szCs w:val="20"/>
              </w:rPr>
              <w:t>Intègre les actions de résilience dans les stratégies nationales et assure la mobilisation des ressources.</w:t>
            </w:r>
          </w:p>
        </w:tc>
      </w:tr>
      <w:tr w:rsidR="009F551E" w14:paraId="1EDF88F6"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C6E69CE" w14:textId="77777777" w:rsidR="009F551E" w:rsidRDefault="00565F4A">
            <w:r>
              <w:rPr>
                <w:b/>
                <w:bCs/>
                <w:sz w:val="20"/>
                <w:szCs w:val="20"/>
              </w:rPr>
              <w:t>Collectivités locales (régions, communes, structures décentralisées)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8C9A4D8" w14:textId="4DBB9D91" w:rsidR="009F551E" w:rsidRDefault="00565F4A" w:rsidP="2FEEB2A7">
            <w:pPr>
              <w:pStyle w:val="ListParagraph"/>
              <w:numPr>
                <w:ilvl w:val="0"/>
                <w:numId w:val="1"/>
              </w:numPr>
              <w:rPr>
                <w:sz w:val="20"/>
                <w:szCs w:val="20"/>
              </w:rPr>
            </w:pPr>
            <w:r w:rsidRPr="2FEEB2A7">
              <w:rPr>
                <w:sz w:val="20"/>
                <w:szCs w:val="20"/>
              </w:rPr>
              <w:t xml:space="preserve">Adaptent et mettent en œuvre les stratégies nationales au niveau local. </w:t>
            </w:r>
          </w:p>
          <w:p w14:paraId="5870DF54" w14:textId="0E069483" w:rsidR="009F551E" w:rsidRDefault="00565F4A" w:rsidP="2FEEB2A7">
            <w:pPr>
              <w:pStyle w:val="ListParagraph"/>
              <w:numPr>
                <w:ilvl w:val="0"/>
                <w:numId w:val="1"/>
              </w:numPr>
              <w:rPr>
                <w:sz w:val="20"/>
                <w:szCs w:val="20"/>
              </w:rPr>
            </w:pPr>
            <w:r w:rsidRPr="2FEEB2A7">
              <w:rPr>
                <w:sz w:val="20"/>
                <w:szCs w:val="20"/>
              </w:rPr>
              <w:t xml:space="preserve">Facilitent la mobilisation communautaire et le dialogue avec les partenaires. </w:t>
            </w:r>
          </w:p>
          <w:p w14:paraId="52DDB7C3" w14:textId="07FCE118" w:rsidR="009F551E" w:rsidRDefault="00565F4A" w:rsidP="2FEEB2A7">
            <w:pPr>
              <w:pStyle w:val="ListParagraph"/>
              <w:numPr>
                <w:ilvl w:val="0"/>
                <w:numId w:val="1"/>
              </w:numPr>
              <w:rPr>
                <w:sz w:val="20"/>
                <w:szCs w:val="20"/>
              </w:rPr>
            </w:pPr>
            <w:r w:rsidRPr="2FEEB2A7">
              <w:rPr>
                <w:sz w:val="20"/>
                <w:szCs w:val="20"/>
              </w:rPr>
              <w:t>Supervisent la gestion des ressources locales et des infrastructures résilientes.</w:t>
            </w:r>
          </w:p>
        </w:tc>
      </w:tr>
      <w:tr w:rsidR="009F551E" w14:paraId="35DD333A"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0960609" w14:textId="045CD990" w:rsidR="009F551E" w:rsidRDefault="00565F4A">
            <w:r w:rsidRPr="2FEEB2A7">
              <w:rPr>
                <w:b/>
                <w:bCs/>
                <w:sz w:val="20"/>
                <w:szCs w:val="20"/>
              </w:rPr>
              <w:t>Organisations des Nations Unies (FAO, UNICEF, PNUD, OIT, ONUDI, UNFPA</w:t>
            </w:r>
            <w:r w:rsidR="4409F39F" w:rsidRPr="2FEEB2A7">
              <w:rPr>
                <w:b/>
                <w:bCs/>
                <w:sz w:val="20"/>
                <w:szCs w:val="20"/>
              </w:rPr>
              <w:t>, IOM</w:t>
            </w:r>
            <w:r w:rsidRPr="2FEEB2A7">
              <w:rPr>
                <w:b/>
                <w:bCs/>
                <w:sz w:val="20"/>
                <w:szCs w:val="20"/>
              </w:rPr>
              <w:t>)</w:t>
            </w:r>
          </w:p>
        </w:tc>
        <w:tc>
          <w:tcPr>
            <w:tcW w:w="6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603A49B9" w14:textId="1DB0908D" w:rsidR="009F551E" w:rsidRDefault="00565F4A" w:rsidP="2FEEB2A7">
            <w:pPr>
              <w:pStyle w:val="ListParagraph"/>
              <w:numPr>
                <w:ilvl w:val="0"/>
                <w:numId w:val="12"/>
              </w:numPr>
              <w:rPr>
                <w:sz w:val="20"/>
                <w:szCs w:val="20"/>
              </w:rPr>
            </w:pPr>
            <w:r w:rsidRPr="2FEEB2A7">
              <w:rPr>
                <w:sz w:val="20"/>
                <w:szCs w:val="20"/>
              </w:rPr>
              <w:t>Apportent une expertise technique et un appui programmatique dans les domaines de l'agriculture, de la nutrition, de la protection sociale et du relèvement post-crise.</w:t>
            </w:r>
          </w:p>
          <w:p w14:paraId="16723162" w14:textId="7AC0BB25" w:rsidR="009F551E" w:rsidRDefault="00565F4A" w:rsidP="2FEEB2A7">
            <w:pPr>
              <w:pStyle w:val="ListParagraph"/>
              <w:numPr>
                <w:ilvl w:val="0"/>
                <w:numId w:val="12"/>
              </w:numPr>
              <w:rPr>
                <w:sz w:val="20"/>
                <w:szCs w:val="20"/>
              </w:rPr>
            </w:pPr>
            <w:r w:rsidRPr="2FEEB2A7">
              <w:rPr>
                <w:sz w:val="20"/>
                <w:szCs w:val="20"/>
              </w:rPr>
              <w:t>Coordonnent les actions inter-agences pour maximiser l'impact.</w:t>
            </w:r>
          </w:p>
        </w:tc>
      </w:tr>
      <w:tr w:rsidR="009F551E" w14:paraId="6B4702CA"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2030703" w14:textId="14CB9979" w:rsidR="009F551E" w:rsidRPr="00E73828" w:rsidRDefault="00565F4A" w:rsidP="2FEEB2A7">
            <w:pPr>
              <w:rPr>
                <w:b/>
                <w:bCs/>
                <w:sz w:val="20"/>
                <w:szCs w:val="20"/>
                <w:lang w:val="en-US"/>
              </w:rPr>
            </w:pPr>
            <w:r w:rsidRPr="00E73828">
              <w:rPr>
                <w:b/>
                <w:bCs/>
                <w:sz w:val="20"/>
                <w:szCs w:val="20"/>
                <w:lang w:val="en-US"/>
              </w:rPr>
              <w:t>ONG internationales et nationales (WHH,</w:t>
            </w:r>
            <w:r w:rsidR="5DAAACC8" w:rsidRPr="00E73828">
              <w:rPr>
                <w:b/>
                <w:bCs/>
                <w:sz w:val="20"/>
                <w:szCs w:val="20"/>
                <w:lang w:val="en-US"/>
              </w:rPr>
              <w:t xml:space="preserve"> HI,</w:t>
            </w:r>
            <w:r w:rsidRPr="00E73828">
              <w:rPr>
                <w:b/>
                <w:bCs/>
                <w:sz w:val="20"/>
                <w:szCs w:val="20"/>
                <w:lang w:val="en-US"/>
              </w:rPr>
              <w:t xml:space="preserve"> CARE, ACF</w:t>
            </w:r>
            <w:r w:rsidR="08949C32" w:rsidRPr="00E73828">
              <w:rPr>
                <w:b/>
                <w:bCs/>
                <w:sz w:val="20"/>
                <w:szCs w:val="20"/>
                <w:lang w:val="en-US"/>
              </w:rPr>
              <w:t>)</w:t>
            </w:r>
            <w:r w:rsidR="687F2AF2" w:rsidRPr="00E73828">
              <w:rPr>
                <w:b/>
                <w:bCs/>
                <w:sz w:val="20"/>
                <w:szCs w:val="20"/>
                <w:lang w:val="en-US"/>
              </w:rPr>
              <w:t xml:space="preserve"> et Mouvement de la Croix-Rouge (IFRC, CRM)</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E374F24" w14:textId="409687E4" w:rsidR="009F551E" w:rsidRDefault="00565F4A" w:rsidP="2FEEB2A7">
            <w:pPr>
              <w:pStyle w:val="ListParagraph"/>
              <w:numPr>
                <w:ilvl w:val="0"/>
                <w:numId w:val="11"/>
              </w:numPr>
              <w:rPr>
                <w:sz w:val="20"/>
                <w:szCs w:val="20"/>
              </w:rPr>
            </w:pPr>
            <w:r w:rsidRPr="2FEEB2A7">
              <w:rPr>
                <w:sz w:val="20"/>
                <w:szCs w:val="20"/>
              </w:rPr>
              <w:t xml:space="preserve">Mettent en œuvre des projets de résilience sur le terrain en lien avec les communautés. </w:t>
            </w:r>
          </w:p>
          <w:p w14:paraId="4930AC18" w14:textId="2FA891B5" w:rsidR="009F551E" w:rsidRDefault="00565F4A" w:rsidP="2FEEB2A7">
            <w:pPr>
              <w:pStyle w:val="ListParagraph"/>
              <w:numPr>
                <w:ilvl w:val="0"/>
                <w:numId w:val="11"/>
              </w:numPr>
              <w:rPr>
                <w:sz w:val="20"/>
                <w:szCs w:val="20"/>
              </w:rPr>
            </w:pPr>
            <w:r w:rsidRPr="2FEEB2A7">
              <w:rPr>
                <w:sz w:val="20"/>
                <w:szCs w:val="20"/>
              </w:rPr>
              <w:t>Apportent une expertise sectorielle et renforcent les capacités des acteurs locaux.</w:t>
            </w:r>
          </w:p>
        </w:tc>
      </w:tr>
      <w:tr w:rsidR="009F551E" w14:paraId="65BD0F71"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1E42E9B5" w14:textId="77777777" w:rsidR="009F551E" w:rsidRDefault="00565F4A">
            <w:r>
              <w:rPr>
                <w:b/>
                <w:bCs/>
                <w:sz w:val="20"/>
                <w:szCs w:val="20"/>
              </w:rPr>
              <w:t>Institutions financières et bailleurs (BM, BAD, UE, GIZ, AFD, Fonds Vert pour le Climat)</w:t>
            </w:r>
          </w:p>
        </w:tc>
        <w:tc>
          <w:tcPr>
            <w:tcW w:w="6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8EFBD61" w14:textId="7AC9CBBC" w:rsidR="009F551E" w:rsidRDefault="00565F4A" w:rsidP="2FEEB2A7">
            <w:pPr>
              <w:pStyle w:val="ListParagraph"/>
              <w:numPr>
                <w:ilvl w:val="0"/>
                <w:numId w:val="13"/>
              </w:numPr>
              <w:rPr>
                <w:sz w:val="20"/>
                <w:szCs w:val="20"/>
              </w:rPr>
            </w:pPr>
            <w:r w:rsidRPr="2FEEB2A7">
              <w:rPr>
                <w:sz w:val="20"/>
                <w:szCs w:val="20"/>
              </w:rPr>
              <w:t xml:space="preserve">Financent et accompagnent techniquement les initiatives de résilience. </w:t>
            </w:r>
          </w:p>
          <w:p w14:paraId="080C9501" w14:textId="4BCA63F5" w:rsidR="009F551E" w:rsidRDefault="00565F4A" w:rsidP="2FEEB2A7">
            <w:pPr>
              <w:pStyle w:val="ListParagraph"/>
              <w:numPr>
                <w:ilvl w:val="0"/>
                <w:numId w:val="13"/>
              </w:numPr>
              <w:rPr>
                <w:sz w:val="20"/>
                <w:szCs w:val="20"/>
              </w:rPr>
            </w:pPr>
            <w:r w:rsidRPr="2FEEB2A7">
              <w:rPr>
                <w:sz w:val="20"/>
                <w:szCs w:val="20"/>
              </w:rPr>
              <w:t>Soutiennent les réformes structurelles et les programmes d'investissement pour renforcer la sécurité alimentaire et l'adaptation climatique.</w:t>
            </w:r>
          </w:p>
        </w:tc>
      </w:tr>
      <w:tr w:rsidR="009F551E" w14:paraId="5505418F"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1065837" w14:textId="77777777" w:rsidR="009F551E" w:rsidRDefault="00565F4A">
            <w:r>
              <w:rPr>
                <w:b/>
                <w:bCs/>
                <w:sz w:val="20"/>
                <w:szCs w:val="20"/>
              </w:rPr>
              <w:t>Secteur privé (coopératives, entreprises agroalimentaires, assurances, fintech)</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4431961" w14:textId="03B9ADC5" w:rsidR="009F551E" w:rsidRDefault="00565F4A" w:rsidP="2FEEB2A7">
            <w:pPr>
              <w:pStyle w:val="ListParagraph"/>
              <w:numPr>
                <w:ilvl w:val="0"/>
                <w:numId w:val="15"/>
              </w:numPr>
              <w:rPr>
                <w:sz w:val="20"/>
                <w:szCs w:val="20"/>
              </w:rPr>
            </w:pPr>
            <w:r w:rsidRPr="2FEEB2A7">
              <w:rPr>
                <w:sz w:val="20"/>
                <w:szCs w:val="20"/>
              </w:rPr>
              <w:t xml:space="preserve">Participent au développement des chaînes de valeur agricoles et facilitent l'accès aux marchés. </w:t>
            </w:r>
          </w:p>
          <w:p w14:paraId="0B72FA9E" w14:textId="04D60ED2" w:rsidR="009F551E" w:rsidRDefault="00565F4A" w:rsidP="2FEEB2A7">
            <w:pPr>
              <w:pStyle w:val="ListParagraph"/>
              <w:numPr>
                <w:ilvl w:val="0"/>
                <w:numId w:val="15"/>
              </w:numPr>
              <w:rPr>
                <w:sz w:val="20"/>
                <w:szCs w:val="20"/>
              </w:rPr>
            </w:pPr>
            <w:r w:rsidRPr="2FEEB2A7">
              <w:rPr>
                <w:sz w:val="20"/>
                <w:szCs w:val="20"/>
              </w:rPr>
              <w:t>Proposent des solutions innovantes (assurances agricoles, paiements numériques, énergie renouvelable).</w:t>
            </w:r>
          </w:p>
        </w:tc>
      </w:tr>
      <w:tr w:rsidR="009F551E" w14:paraId="0413A1B9"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45B0F3B3" w14:textId="77777777" w:rsidR="009F551E" w:rsidRDefault="00565F4A">
            <w:r>
              <w:rPr>
                <w:b/>
                <w:bCs/>
                <w:sz w:val="20"/>
                <w:szCs w:val="20"/>
              </w:rPr>
              <w:t>Institutions de recherche et universités (CIRAD, IRD, CGIAR, universités nationales)</w:t>
            </w:r>
          </w:p>
        </w:tc>
        <w:tc>
          <w:tcPr>
            <w:tcW w:w="6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8BB9717" w14:textId="4E6300C3" w:rsidR="009F551E" w:rsidRDefault="00565F4A" w:rsidP="2FEEB2A7">
            <w:pPr>
              <w:pStyle w:val="ListParagraph"/>
              <w:numPr>
                <w:ilvl w:val="0"/>
                <w:numId w:val="8"/>
              </w:numPr>
              <w:rPr>
                <w:sz w:val="20"/>
                <w:szCs w:val="20"/>
              </w:rPr>
            </w:pPr>
            <w:r w:rsidRPr="2FEEB2A7">
              <w:rPr>
                <w:sz w:val="20"/>
                <w:szCs w:val="20"/>
              </w:rPr>
              <w:t xml:space="preserve">Fournissent des données probantes et des analyses pour orienter les politiques et interventions. </w:t>
            </w:r>
          </w:p>
          <w:p w14:paraId="3081F152" w14:textId="3BBE5762" w:rsidR="009F551E" w:rsidRDefault="00565F4A" w:rsidP="2FEEB2A7">
            <w:pPr>
              <w:pStyle w:val="ListParagraph"/>
              <w:numPr>
                <w:ilvl w:val="0"/>
                <w:numId w:val="8"/>
              </w:numPr>
              <w:rPr>
                <w:sz w:val="20"/>
                <w:szCs w:val="20"/>
              </w:rPr>
            </w:pPr>
            <w:r w:rsidRPr="2FEEB2A7">
              <w:rPr>
                <w:sz w:val="20"/>
                <w:szCs w:val="20"/>
              </w:rPr>
              <w:t>Développent et diffusent des innovations technologiques et agroécologiques adaptées aux contextes locaux.</w:t>
            </w:r>
          </w:p>
        </w:tc>
      </w:tr>
      <w:tr w:rsidR="009F551E" w14:paraId="5CEE1E65"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002FDBE6" w14:textId="77777777" w:rsidR="009F551E" w:rsidRDefault="00565F4A">
            <w:r>
              <w:rPr>
                <w:b/>
                <w:bCs/>
                <w:sz w:val="20"/>
                <w:szCs w:val="20"/>
              </w:rPr>
              <w:t>Communautés locales et OSC (OP, coopératives, comités de gestion)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D637152" w14:textId="7B614255" w:rsidR="009F551E" w:rsidRDefault="00565F4A" w:rsidP="2FEEB2A7">
            <w:pPr>
              <w:pStyle w:val="ListParagraph"/>
              <w:numPr>
                <w:ilvl w:val="0"/>
                <w:numId w:val="3"/>
              </w:numPr>
              <w:rPr>
                <w:sz w:val="20"/>
                <w:szCs w:val="20"/>
              </w:rPr>
            </w:pPr>
            <w:r w:rsidRPr="2FEEB2A7">
              <w:rPr>
                <w:sz w:val="20"/>
                <w:szCs w:val="20"/>
              </w:rPr>
              <w:t>Acteurs clés de la mise en œuvre des actions de résilience.</w:t>
            </w:r>
          </w:p>
          <w:p w14:paraId="137A3558" w14:textId="1605723A" w:rsidR="009F551E" w:rsidRDefault="00565F4A" w:rsidP="2FEEB2A7">
            <w:pPr>
              <w:pStyle w:val="ListParagraph"/>
              <w:numPr>
                <w:ilvl w:val="0"/>
                <w:numId w:val="3"/>
              </w:numPr>
              <w:rPr>
                <w:sz w:val="20"/>
                <w:szCs w:val="20"/>
              </w:rPr>
            </w:pPr>
            <w:r w:rsidRPr="2FEEB2A7">
              <w:rPr>
                <w:sz w:val="20"/>
                <w:szCs w:val="20"/>
              </w:rPr>
              <w:t xml:space="preserve">Assurent l'appropriation locale des interventions et la pérennisation des acquis. </w:t>
            </w:r>
          </w:p>
          <w:p w14:paraId="4713C80B" w14:textId="188006CC" w:rsidR="009F551E" w:rsidRDefault="00565F4A" w:rsidP="2FEEB2A7">
            <w:pPr>
              <w:pStyle w:val="ListParagraph"/>
              <w:numPr>
                <w:ilvl w:val="0"/>
                <w:numId w:val="3"/>
              </w:numPr>
              <w:rPr>
                <w:sz w:val="20"/>
                <w:szCs w:val="20"/>
              </w:rPr>
            </w:pPr>
            <w:r w:rsidRPr="2FEEB2A7">
              <w:rPr>
                <w:sz w:val="20"/>
                <w:szCs w:val="20"/>
              </w:rPr>
              <w:t>Participent au suivi communautaire et au renforcement des capacités locales.</w:t>
            </w:r>
          </w:p>
        </w:tc>
      </w:tr>
      <w:tr w:rsidR="009F551E" w14:paraId="2895243E" w14:textId="77777777" w:rsidTr="2FEEB2A7">
        <w:tc>
          <w:tcPr>
            <w:tcW w:w="2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3610ED19" w14:textId="77777777" w:rsidR="009F551E" w:rsidRDefault="00565F4A">
            <w:r>
              <w:rPr>
                <w:b/>
                <w:bCs/>
                <w:sz w:val="20"/>
                <w:szCs w:val="20"/>
              </w:rPr>
              <w:t>Institutions humanitaires régionales (SADC, UA, etc.)</w:t>
            </w:r>
          </w:p>
        </w:tc>
        <w:tc>
          <w:tcPr>
            <w:tcW w:w="6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1987DA2E" w14:textId="6AFCA376" w:rsidR="009F551E" w:rsidRDefault="00565F4A" w:rsidP="2FEEB2A7">
            <w:pPr>
              <w:pStyle w:val="ListParagraph"/>
              <w:numPr>
                <w:ilvl w:val="0"/>
                <w:numId w:val="10"/>
              </w:numPr>
              <w:rPr>
                <w:sz w:val="20"/>
                <w:szCs w:val="20"/>
              </w:rPr>
            </w:pPr>
            <w:r w:rsidRPr="2FEEB2A7">
              <w:rPr>
                <w:sz w:val="20"/>
                <w:szCs w:val="20"/>
              </w:rPr>
              <w:t>Facilitent la coordination des interventions transfrontalières.</w:t>
            </w:r>
          </w:p>
          <w:p w14:paraId="42649AD8" w14:textId="6C40065F" w:rsidR="009F551E" w:rsidRDefault="00565F4A" w:rsidP="2FEEB2A7">
            <w:pPr>
              <w:pStyle w:val="ListParagraph"/>
              <w:numPr>
                <w:ilvl w:val="0"/>
                <w:numId w:val="10"/>
              </w:numPr>
              <w:rPr>
                <w:sz w:val="20"/>
                <w:szCs w:val="20"/>
              </w:rPr>
            </w:pPr>
            <w:r w:rsidRPr="2FEEB2A7">
              <w:rPr>
                <w:sz w:val="20"/>
                <w:szCs w:val="20"/>
              </w:rPr>
              <w:t>Promeuvent des stratégies régionales de résilience et de réponse aux crises.</w:t>
            </w:r>
          </w:p>
        </w:tc>
      </w:tr>
    </w:tbl>
    <w:p w14:paraId="7C9C14D8" w14:textId="77777777" w:rsidR="009F551E" w:rsidRDefault="00565F4A">
      <w:r>
        <w:br w:type="page"/>
      </w:r>
    </w:p>
    <w:p w14:paraId="0AD896C3" w14:textId="77777777" w:rsidR="009F551E" w:rsidRDefault="00565F4A">
      <w:pPr>
        <w:pStyle w:val="Heading1"/>
        <w:spacing w:before="300" w:after="120"/>
      </w:pPr>
      <w:r>
        <w:t>X. Stratégie de mobilisation de ressources</w:t>
      </w:r>
    </w:p>
    <w:p w14:paraId="321C66B8" w14:textId="77777777" w:rsidR="009F551E" w:rsidRDefault="009F551E">
      <w:pPr>
        <w:pBdr>
          <w:bottom w:val="single" w:sz="6" w:space="1" w:color="0071BC"/>
        </w:pBdr>
        <w:spacing w:after="160"/>
      </w:pPr>
    </w:p>
    <w:p w14:paraId="62DCF8B8" w14:textId="3DD141EA" w:rsidR="009F551E" w:rsidRDefault="00565F4A" w:rsidP="2FEEB2A7">
      <w:pPr>
        <w:spacing w:before="60" w:after="100" w:line="276" w:lineRule="auto"/>
        <w:jc w:val="both"/>
      </w:pPr>
      <w:r>
        <w:t>Le renforcement de la résilience nécessite des partenariats solides et des financements durables. Le PAM adopte une approche pluriannuelle et flexible reposant sur trois axes majeurs :</w:t>
      </w:r>
    </w:p>
    <w:p w14:paraId="523E8D73" w14:textId="77777777" w:rsidR="009F551E" w:rsidRDefault="00565F4A">
      <w:pPr>
        <w:pStyle w:val="Heading2"/>
        <w:spacing w:before="300"/>
      </w:pPr>
      <w:r>
        <w:t>Diversification des sources de financement</w:t>
      </w:r>
    </w:p>
    <w:p w14:paraId="44C5501D" w14:textId="77777777" w:rsidR="009F551E" w:rsidRDefault="00565F4A">
      <w:pPr>
        <w:pStyle w:val="ListParagraph"/>
        <w:numPr>
          <w:ilvl w:val="0"/>
          <w:numId w:val="22"/>
        </w:numPr>
        <w:spacing w:before="40" w:after="60"/>
      </w:pPr>
      <w:r>
        <w:t>Bailleurs bilatéraux et multilatéraux : Union européenne, Allemagne, Norvège, GIZ, JICA, KOICA, AFD, Fonds Vert pour le Climat, Banque mondiale, BAD, FIDA, fonds gérés via le Gouvernement de Madagascar (FSRP, PARN II).</w:t>
      </w:r>
    </w:p>
    <w:p w14:paraId="609F527B" w14:textId="77777777" w:rsidR="009F551E" w:rsidRDefault="00565F4A">
      <w:pPr>
        <w:pStyle w:val="ListParagraph"/>
        <w:numPr>
          <w:ilvl w:val="0"/>
          <w:numId w:val="22"/>
        </w:numPr>
        <w:spacing w:before="40" w:after="60"/>
      </w:pPr>
      <w:r>
        <w:t>Systèmes de financement climatique et énergétique : mobilisation via des initiatives axées sur l'adaptation climatique et l'énergie durable.</w:t>
      </w:r>
    </w:p>
    <w:p w14:paraId="5B2C32BE" w14:textId="77777777" w:rsidR="009F551E" w:rsidRDefault="00565F4A">
      <w:pPr>
        <w:pStyle w:val="ListParagraph"/>
        <w:numPr>
          <w:ilvl w:val="0"/>
          <w:numId w:val="22"/>
        </w:numPr>
        <w:spacing w:before="40" w:after="60"/>
      </w:pPr>
      <w:r>
        <w:t>Secteur privé et fondations : entreprises et fondations engagées dans la durabilité et le développement inclusif.</w:t>
      </w:r>
    </w:p>
    <w:p w14:paraId="49A378BE" w14:textId="77777777" w:rsidR="009F551E" w:rsidRDefault="00565F4A">
      <w:pPr>
        <w:pStyle w:val="ListParagraph"/>
        <w:numPr>
          <w:ilvl w:val="0"/>
          <w:numId w:val="22"/>
        </w:numPr>
        <w:spacing w:before="40" w:after="60"/>
      </w:pPr>
      <w:r>
        <w:t>Mécanismes innovants : financements mixtes, obligations vertes, fonds d'impact.</w:t>
      </w:r>
    </w:p>
    <w:p w14:paraId="2322FF69" w14:textId="23DF3707" w:rsidR="009F551E" w:rsidRDefault="00565F4A" w:rsidP="2FEEB2A7">
      <w:pPr>
        <w:spacing w:before="60" w:after="100" w:line="276" w:lineRule="auto"/>
        <w:jc w:val="both"/>
      </w:pPr>
      <w:r>
        <w:t>Une cartographie des donateurs sera régulièrement mise à jour pour aligner les opportunités de financement avec les priorités du programme.</w:t>
      </w:r>
    </w:p>
    <w:p w14:paraId="10AD18C5" w14:textId="77777777" w:rsidR="009F551E" w:rsidRDefault="00565F4A">
      <w:pPr>
        <w:pStyle w:val="Heading2"/>
        <w:spacing w:before="300"/>
      </w:pPr>
      <w:r>
        <w:t>Renforcement des partenariats stratégiques</w:t>
      </w:r>
    </w:p>
    <w:p w14:paraId="5B9BE4D4" w14:textId="77777777" w:rsidR="009F551E" w:rsidRDefault="00565F4A">
      <w:pPr>
        <w:pStyle w:val="ListParagraph"/>
        <w:numPr>
          <w:ilvl w:val="0"/>
          <w:numId w:val="22"/>
        </w:numPr>
        <w:spacing w:before="40" w:after="60"/>
      </w:pPr>
      <w:r>
        <w:t>Agences des Nations Unies : coordination avec PNUD, FAO, UNICEF et autres agences pour une approche intégrée.</w:t>
      </w:r>
    </w:p>
    <w:p w14:paraId="06A679C0" w14:textId="77777777" w:rsidR="009F551E" w:rsidRDefault="00565F4A">
      <w:pPr>
        <w:pStyle w:val="ListParagraph"/>
        <w:numPr>
          <w:ilvl w:val="0"/>
          <w:numId w:val="22"/>
        </w:numPr>
        <w:spacing w:before="40" w:after="60"/>
      </w:pPr>
      <w:r>
        <w:t>Institutions gouvernementales : appui aux stratégies nationales et intégration des actions PAM dans les politiques publiques.</w:t>
      </w:r>
    </w:p>
    <w:p w14:paraId="0B0377C5" w14:textId="20256F18" w:rsidR="009F551E" w:rsidRDefault="00565F4A" w:rsidP="2FEEB2A7">
      <w:pPr>
        <w:pStyle w:val="ListParagraph"/>
        <w:numPr>
          <w:ilvl w:val="0"/>
          <w:numId w:val="22"/>
        </w:numPr>
        <w:spacing w:before="40" w:after="60"/>
      </w:pPr>
      <w:r>
        <w:t>ONG et société civile : renforcement des synergies pour une mise en œuvre efficace sur le terrain.</w:t>
      </w:r>
    </w:p>
    <w:p w14:paraId="1F166489" w14:textId="77777777" w:rsidR="009F551E" w:rsidRDefault="00565F4A">
      <w:pPr>
        <w:pStyle w:val="Heading2"/>
        <w:spacing w:before="300"/>
      </w:pPr>
      <w:r>
        <w:t>Fidélisation et engagement des donateurs</w:t>
      </w:r>
    </w:p>
    <w:p w14:paraId="391B9670" w14:textId="77777777" w:rsidR="009F551E" w:rsidRDefault="00565F4A">
      <w:pPr>
        <w:pStyle w:val="ListParagraph"/>
        <w:numPr>
          <w:ilvl w:val="0"/>
          <w:numId w:val="22"/>
        </w:numPr>
        <w:spacing w:before="40" w:after="60"/>
      </w:pPr>
      <w:r>
        <w:t>Réunions bilatérales, tables rondes et visites de terrain régulières pour démontrer l'impact des interventions.</w:t>
      </w:r>
    </w:p>
    <w:p w14:paraId="72672924" w14:textId="77777777" w:rsidR="009F551E" w:rsidRDefault="00565F4A">
      <w:pPr>
        <w:pStyle w:val="ListParagraph"/>
        <w:numPr>
          <w:ilvl w:val="0"/>
          <w:numId w:val="22"/>
        </w:numPr>
        <w:spacing w:before="40" w:after="60"/>
      </w:pPr>
      <w:r>
        <w:t>Communication proactive et transparente : rapports de qualité, partage de données actualisées sur les progrès.</w:t>
      </w:r>
    </w:p>
    <w:p w14:paraId="7AA23DD7" w14:textId="77777777" w:rsidR="009F551E" w:rsidRDefault="00565F4A">
      <w:pPr>
        <w:pStyle w:val="ListParagraph"/>
        <w:numPr>
          <w:ilvl w:val="0"/>
          <w:numId w:val="22"/>
        </w:numPr>
        <w:spacing w:before="40" w:after="60"/>
      </w:pPr>
      <w:r>
        <w:t>Valorisation des contributions des partenaires avec visibilité garantie dans les initiatives du PAM.</w:t>
      </w:r>
    </w:p>
    <w:p w14:paraId="3D2B535F" w14:textId="77777777" w:rsidR="009F551E" w:rsidRDefault="00565F4A">
      <w:r>
        <w:br w:type="page"/>
      </w:r>
    </w:p>
    <w:p w14:paraId="422A3D80" w14:textId="77777777" w:rsidR="009F551E" w:rsidRDefault="00565F4A">
      <w:pPr>
        <w:pStyle w:val="Heading1"/>
        <w:spacing w:before="300" w:after="120"/>
      </w:pPr>
      <w:r>
        <w:t>XI. Plaidoyer, communication et visibilité</w:t>
      </w:r>
    </w:p>
    <w:p w14:paraId="6986371B" w14:textId="77777777" w:rsidR="009F551E" w:rsidRDefault="009F551E">
      <w:pPr>
        <w:pBdr>
          <w:bottom w:val="single" w:sz="6" w:space="1" w:color="0071BC"/>
        </w:pBdr>
        <w:spacing w:after="160"/>
      </w:pPr>
    </w:p>
    <w:p w14:paraId="70B55EC3" w14:textId="1E8121A3" w:rsidR="009F551E" w:rsidRDefault="00565F4A" w:rsidP="2FEEB2A7">
      <w:pPr>
        <w:spacing w:before="60" w:after="100" w:line="276" w:lineRule="auto"/>
        <w:jc w:val="both"/>
      </w:pPr>
      <w:r>
        <w:t>Pour renforcer la communication et la visibilité des interventions du programme intégré de résilience du PAM à Madagascar, un plan de communication détaillé sera élaboré en collaboration avec l'unité CAM (Communication, Advocacy and Marketing). Ce plan inclura la collecte systématique des évidences, des success stories, des enseignements tirés et des témoignages tout au long de la mise en œuvre du programme. Ces éléments seront partagés lors de rencontres sur la résilience avec tous les partenaires, et utilisés comme outils de plaidoyer auprès du gouvernement et des donateurs pour démontrer l'impact positif des interventions.</w:t>
      </w:r>
    </w:p>
    <w:p w14:paraId="790149E9" w14:textId="77777777" w:rsidR="009F551E" w:rsidRDefault="00565F4A">
      <w:pPr>
        <w:pStyle w:val="Heading2"/>
        <w:spacing w:before="300"/>
      </w:pPr>
      <w:r>
        <w:t>Objectifs du plaidoyer et de la communication</w:t>
      </w:r>
    </w:p>
    <w:p w14:paraId="417D5F37" w14:textId="77777777" w:rsidR="009F551E" w:rsidRDefault="00565F4A">
      <w:pPr>
        <w:spacing w:before="60" w:after="100" w:line="276" w:lineRule="auto"/>
        <w:jc w:val="both"/>
      </w:pPr>
      <w:r>
        <w:t>La stratégie de communication poursuit trois objectifs complémentaires :</w:t>
      </w:r>
    </w:p>
    <w:p w14:paraId="01BA864B" w14:textId="77777777" w:rsidR="009F551E" w:rsidRDefault="00565F4A">
      <w:pPr>
        <w:pStyle w:val="ListParagraph"/>
        <w:numPr>
          <w:ilvl w:val="0"/>
          <w:numId w:val="22"/>
        </w:numPr>
        <w:spacing w:before="40" w:after="60"/>
      </w:pPr>
      <w:r>
        <w:t>Sensibiliser les parties prenantes à l'importance de la résilience face aux crises, en mettant en évidence les liens entre vulnérabilité structurelle, changement climatique et insécurité alimentaire.</w:t>
      </w:r>
    </w:p>
    <w:p w14:paraId="6BBE9F65" w14:textId="77777777" w:rsidR="009F551E" w:rsidRDefault="00565F4A">
      <w:pPr>
        <w:pStyle w:val="ListParagraph"/>
        <w:numPr>
          <w:ilvl w:val="0"/>
          <w:numId w:val="22"/>
        </w:numPr>
        <w:spacing w:before="40" w:after="60"/>
      </w:pPr>
      <w:r>
        <w:t>Valoriser les initiatives et projets contribuant à la résilience des communautés, en documentant et diffusant les résultats, bonnes pratiques et histoires de transformation.</w:t>
      </w:r>
    </w:p>
    <w:p w14:paraId="132E9126" w14:textId="521A580B" w:rsidR="009F551E" w:rsidRDefault="00565F4A" w:rsidP="2FEEB2A7">
      <w:pPr>
        <w:pStyle w:val="ListParagraph"/>
        <w:numPr>
          <w:ilvl w:val="0"/>
          <w:numId w:val="22"/>
        </w:numPr>
        <w:spacing w:before="40" w:after="60"/>
      </w:pPr>
      <w:r>
        <w:t>Renforcer l'engagement des partenaires et des populations locales, en construisant une culture de responsabilité partagée et d'appropriation des acquis.</w:t>
      </w:r>
    </w:p>
    <w:p w14:paraId="7C832755" w14:textId="77777777" w:rsidR="009F551E" w:rsidRDefault="00565F4A">
      <w:pPr>
        <w:pStyle w:val="Heading2"/>
        <w:spacing w:before="300"/>
      </w:pPr>
      <w:r>
        <w:t>Publics cibles</w:t>
      </w:r>
    </w:p>
    <w:p w14:paraId="4E88E17D" w14:textId="77777777" w:rsidR="009F551E" w:rsidRDefault="00565F4A">
      <w:pPr>
        <w:spacing w:before="60" w:after="100" w:line="276" w:lineRule="auto"/>
        <w:jc w:val="both"/>
      </w:pPr>
      <w:r>
        <w:t>Le plan de communication ciblera les publics suivants, avec des messages et formats adaptés à chacun :</w:t>
      </w:r>
    </w:p>
    <w:p w14:paraId="743F4AC1" w14:textId="77777777" w:rsidR="009F551E" w:rsidRDefault="00565F4A">
      <w:pPr>
        <w:pStyle w:val="ListParagraph"/>
        <w:numPr>
          <w:ilvl w:val="0"/>
          <w:numId w:val="22"/>
        </w:numPr>
        <w:spacing w:before="40" w:after="60"/>
      </w:pPr>
      <w:r>
        <w:t>Communautés locales et bénéficiaires directs : sensibilisation sur leurs droits, les mécanismes de feedback disponibles et les pratiques résilientes.</w:t>
      </w:r>
    </w:p>
    <w:p w14:paraId="3B23BFDB" w14:textId="77777777" w:rsidR="009F551E" w:rsidRDefault="00565F4A">
      <w:pPr>
        <w:pStyle w:val="ListParagraph"/>
        <w:numPr>
          <w:ilvl w:val="0"/>
          <w:numId w:val="22"/>
        </w:numPr>
        <w:spacing w:before="40" w:after="60"/>
      </w:pPr>
      <w:r>
        <w:t>Gouvernements et institutions publiques : plaidoyer basé sur les évidences pour l'intégration des approches de résilience dans les politiques et budgets nationaux.</w:t>
      </w:r>
    </w:p>
    <w:p w14:paraId="65840435" w14:textId="77777777" w:rsidR="009F551E" w:rsidRDefault="00565F4A">
      <w:pPr>
        <w:pStyle w:val="ListParagraph"/>
        <w:numPr>
          <w:ilvl w:val="0"/>
          <w:numId w:val="22"/>
        </w:numPr>
        <w:spacing w:before="40" w:after="60"/>
      </w:pPr>
      <w:r>
        <w:t>Organisations internationales et ONG : partage de leçons apprises, coordination programmatique et convergence des interventions.</w:t>
      </w:r>
    </w:p>
    <w:p w14:paraId="14A24251" w14:textId="77777777" w:rsidR="009F551E" w:rsidRDefault="00565F4A">
      <w:pPr>
        <w:pStyle w:val="ListParagraph"/>
        <w:numPr>
          <w:ilvl w:val="0"/>
          <w:numId w:val="22"/>
        </w:numPr>
        <w:spacing w:before="40" w:after="60"/>
      </w:pPr>
      <w:r>
        <w:t>Secteur privé et bailleurs de fonds : démonstration de l'impact et des retours sur investissement des interventions de résilience.</w:t>
      </w:r>
    </w:p>
    <w:p w14:paraId="62889804" w14:textId="62948979" w:rsidR="009F551E" w:rsidRDefault="00565F4A" w:rsidP="2FEEB2A7">
      <w:pPr>
        <w:pStyle w:val="ListParagraph"/>
        <w:numPr>
          <w:ilvl w:val="0"/>
          <w:numId w:val="22"/>
        </w:numPr>
        <w:spacing w:before="40" w:after="60"/>
      </w:pPr>
      <w:r>
        <w:t>Grand public et médias : sensibilisation aux enjeux de sécurité alimentaire, nutrition et changement climatique à Madagascar.</w:t>
      </w:r>
    </w:p>
    <w:p w14:paraId="2D3CAFCA" w14:textId="77777777" w:rsidR="009F551E" w:rsidRDefault="00565F4A">
      <w:pPr>
        <w:pStyle w:val="Heading2"/>
        <w:spacing w:before="300"/>
      </w:pPr>
      <w:r>
        <w:t>Canaux et outils de communication</w:t>
      </w:r>
    </w:p>
    <w:p w14:paraId="0C30A629" w14:textId="77777777" w:rsidR="009F551E" w:rsidRDefault="00565F4A">
      <w:pPr>
        <w:spacing w:before="60" w:after="100" w:line="276" w:lineRule="auto"/>
        <w:jc w:val="both"/>
      </w:pPr>
      <w:r>
        <w:t>La stratégie mobilisera une combinaison de canaux traditionnels et numériques, adaptés aux contextes locaux et aux publics visés :</w:t>
      </w:r>
    </w:p>
    <w:p w14:paraId="41633B33" w14:textId="77777777" w:rsidR="009F551E" w:rsidRDefault="00565F4A">
      <w:pPr>
        <w:pStyle w:val="ListParagraph"/>
        <w:numPr>
          <w:ilvl w:val="0"/>
          <w:numId w:val="22"/>
        </w:numPr>
        <w:spacing w:before="40" w:after="60"/>
      </w:pPr>
      <w:r>
        <w:t>Médias traditionnels : radio communautaire, télévision, presse écrite, en particulier pour atteindre les populations rurales peu connectées.</w:t>
      </w:r>
    </w:p>
    <w:p w14:paraId="16E2F83C" w14:textId="77777777" w:rsidR="009F551E" w:rsidRDefault="00565F4A">
      <w:pPr>
        <w:pStyle w:val="ListParagraph"/>
        <w:numPr>
          <w:ilvl w:val="0"/>
          <w:numId w:val="22"/>
        </w:numPr>
        <w:spacing w:before="40" w:after="60"/>
      </w:pPr>
      <w:r>
        <w:t>Plateformes numériques et réseaux sociaux (Facebook, Twitter/X, Instagram, LinkedIn) : diffusion des résultats, témoignages et événements auprès des partenaires institutionnels et du grand public.</w:t>
      </w:r>
    </w:p>
    <w:p w14:paraId="1C59CE12" w14:textId="77777777" w:rsidR="009F551E" w:rsidRDefault="00565F4A">
      <w:pPr>
        <w:pStyle w:val="ListParagraph"/>
        <w:numPr>
          <w:ilvl w:val="0"/>
          <w:numId w:val="22"/>
        </w:numPr>
        <w:spacing w:before="40" w:after="60"/>
      </w:pPr>
      <w:r>
        <w:t>Outils imprimés : brochures, affiches, rapports annuels et fiches techniques accessibles aux autorités locales et aux communautés.</w:t>
      </w:r>
    </w:p>
    <w:p w14:paraId="3C434BD3" w14:textId="77777777" w:rsidR="009F551E" w:rsidRDefault="00565F4A">
      <w:pPr>
        <w:pStyle w:val="ListParagraph"/>
        <w:numPr>
          <w:ilvl w:val="0"/>
          <w:numId w:val="22"/>
        </w:numPr>
        <w:spacing w:before="40" w:after="60"/>
      </w:pPr>
      <w:r>
        <w:t>Mobilisation communautaire : ateliers participatifs, formations et événements locaux pour ancrer la communication dans les réalités territoriales.</w:t>
      </w:r>
    </w:p>
    <w:p w14:paraId="08F2E6F3" w14:textId="5892A499" w:rsidR="009F551E" w:rsidRDefault="00565F4A" w:rsidP="2FEEB2A7">
      <w:pPr>
        <w:pStyle w:val="ListParagraph"/>
        <w:numPr>
          <w:ilvl w:val="0"/>
          <w:numId w:val="22"/>
        </w:numPr>
        <w:spacing w:before="40" w:after="60"/>
      </w:pPr>
      <w:r>
        <w:t>Partenariats médias : collaborations avec des journalistes, influenceurs et institutions locales pour diffuser les histoires de vie des communautés et amplifier la portée du message.</w:t>
      </w:r>
    </w:p>
    <w:p w14:paraId="6992A276" w14:textId="77777777" w:rsidR="009F551E" w:rsidRDefault="00565F4A">
      <w:pPr>
        <w:pStyle w:val="Heading2"/>
        <w:spacing w:before="300"/>
      </w:pPr>
      <w:r>
        <w:t>Axes de plaidoyer prioritaires</w:t>
      </w:r>
    </w:p>
    <w:p w14:paraId="396F6CD2" w14:textId="77777777" w:rsidR="009F551E" w:rsidRDefault="00565F4A">
      <w:pPr>
        <w:spacing w:before="60" w:after="100" w:line="276" w:lineRule="auto"/>
        <w:jc w:val="both"/>
      </w:pPr>
      <w:r>
        <w:t>Le plaidoyer sera structuré autour de quatre axes prioritaires, en cohérence avec les besoins programmatiques et les lacunes de financement identifiées :</w:t>
      </w:r>
    </w:p>
    <w:p w14:paraId="02AE99F9" w14:textId="77777777" w:rsidR="009F551E" w:rsidRDefault="00565F4A">
      <w:pPr>
        <w:pStyle w:val="ListParagraph"/>
        <w:numPr>
          <w:ilvl w:val="0"/>
          <w:numId w:val="22"/>
        </w:numPr>
        <w:spacing w:before="40" w:after="60"/>
      </w:pPr>
      <w:r>
        <w:t>Financement pluriannuel et intégré : démontrer aux donateurs la valeur ajoutée d'un financement convergent et de long terme par rapport aux approches en silo.</w:t>
      </w:r>
    </w:p>
    <w:p w14:paraId="7F558539" w14:textId="77777777" w:rsidR="009F551E" w:rsidRDefault="00565F4A">
      <w:pPr>
        <w:pStyle w:val="ListParagraph"/>
        <w:numPr>
          <w:ilvl w:val="0"/>
          <w:numId w:val="22"/>
        </w:numPr>
        <w:spacing w:before="40" w:after="60"/>
      </w:pPr>
      <w:r>
        <w:t>Institutionnalisation des approches : plaidoyer auprès des ministères sectoriels pour l'intégration des dispositifs éprouvés (HGSF, FARNE, assurance agricole, actions anticipatoires) dans les politiques et budgets nationaux.</w:t>
      </w:r>
    </w:p>
    <w:p w14:paraId="0EE4DC84" w14:textId="77777777" w:rsidR="009F551E" w:rsidRDefault="00565F4A">
      <w:pPr>
        <w:pStyle w:val="ListParagraph"/>
        <w:numPr>
          <w:ilvl w:val="0"/>
          <w:numId w:val="22"/>
        </w:numPr>
        <w:spacing w:before="40" w:after="60"/>
      </w:pPr>
      <w:r>
        <w:t>Transition urgence–résilience : valoriser les trajectoires de sortie de l'assistance humanitaire et les indicateurs de graduation pour convaincre les partenaires de la pertinence de l'investissement dans la résilience structurelle.</w:t>
      </w:r>
    </w:p>
    <w:p w14:paraId="135D033E" w14:textId="28981E5D" w:rsidR="009F551E" w:rsidRDefault="00565F4A" w:rsidP="2FEEB2A7">
      <w:pPr>
        <w:pStyle w:val="ListParagraph"/>
        <w:numPr>
          <w:ilvl w:val="0"/>
          <w:numId w:val="22"/>
        </w:numPr>
        <w:spacing w:before="40" w:after="60"/>
      </w:pPr>
      <w:r>
        <w:t>Transformation des systèmes alimentaires : positionner le PAM comme acteur clé de la feuille de route nationale, en mettant en avant les résultats concrets obtenus dans les zones d'intervention.</w:t>
      </w:r>
    </w:p>
    <w:p w14:paraId="72520D34" w14:textId="77777777" w:rsidR="009F551E" w:rsidRDefault="00565F4A">
      <w:pPr>
        <w:pStyle w:val="Heading2"/>
        <w:spacing w:before="300"/>
      </w:pPr>
      <w:r>
        <w:t>Gouvernance et mise en œuvre</w:t>
      </w:r>
    </w:p>
    <w:p w14:paraId="50D1801F" w14:textId="77777777" w:rsidR="009F551E" w:rsidRDefault="00565F4A">
      <w:pPr>
        <w:spacing w:before="60" w:after="100" w:line="276" w:lineRule="auto"/>
        <w:jc w:val="both"/>
      </w:pPr>
      <w:r>
        <w:t>L'unité CAM sera responsable de la coordination du plan de communication, en lien étroit avec les unités Programme, RAM et les bureaux de terrain. Des partenariats stratégiques avec les autorités locales, les institutions nationales et les ONG locales seront établis pour assurer une diffusion efficace des bonnes pratiques et des résultats obtenus. Un budget dédié sera alloué aux activités de communication et de plaidoyer dans le cadre du budget global de la stratégie, avec des indicateurs de suivi spécifiques intégrés au dispositif SEA.</w:t>
      </w:r>
    </w:p>
    <w:p w14:paraId="102D0566" w14:textId="77777777" w:rsidR="009F551E" w:rsidRDefault="00565F4A">
      <w:r>
        <w:br w:type="page"/>
      </w:r>
    </w:p>
    <w:p w14:paraId="2A34CF41" w14:textId="77777777" w:rsidR="009F551E" w:rsidRDefault="00565F4A">
      <w:pPr>
        <w:pStyle w:val="Heading1"/>
        <w:spacing w:before="300" w:after="120"/>
      </w:pPr>
      <w:r>
        <w:t>XII. Stratégie de handover progressif</w:t>
      </w:r>
    </w:p>
    <w:p w14:paraId="46FFC91A" w14:textId="77777777" w:rsidR="009F551E" w:rsidRDefault="009F551E">
      <w:pPr>
        <w:pBdr>
          <w:bottom w:val="single" w:sz="6" w:space="1" w:color="0071BC"/>
        </w:pBdr>
        <w:spacing w:after="160"/>
      </w:pPr>
    </w:p>
    <w:p w14:paraId="7CBAB3EB" w14:textId="4D3A7B7F" w:rsidR="009F551E" w:rsidRDefault="00565F4A" w:rsidP="2FEEB2A7">
      <w:pPr>
        <w:spacing w:before="60" w:after="100" w:line="276" w:lineRule="auto"/>
        <w:jc w:val="both"/>
      </w:pPr>
      <w:r>
        <w:t>Pour assurer un transfert progressif et durable des interventions du PAM aux communautés et au gouvernement, six axes stratégiques structurent le plan de sortie :</w:t>
      </w:r>
    </w:p>
    <w:p w14:paraId="21952C38" w14:textId="77777777" w:rsidR="009F551E" w:rsidRDefault="00565F4A">
      <w:pPr>
        <w:spacing w:before="160" w:after="60"/>
      </w:pPr>
      <w:r>
        <w:rPr>
          <w:b/>
          <w:bCs/>
          <w:color w:val="0071BC"/>
          <w:sz w:val="20"/>
          <w:szCs w:val="20"/>
        </w:rPr>
        <w:t xml:space="preserve">Tableau 10 : </w:t>
      </w:r>
      <w:r>
        <w:rPr>
          <w:i/>
          <w:iCs/>
          <w:sz w:val="20"/>
          <w:szCs w:val="20"/>
        </w:rPr>
        <w:t>Axes stratégiques du plan de handover progressif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6846"/>
      </w:tblGrid>
      <w:tr w:rsidR="009F551E" w14:paraId="42A75EBA"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72CE1EE8" w14:textId="77777777" w:rsidR="009F551E" w:rsidRDefault="00565F4A">
            <w:pPr>
              <w:jc w:val="center"/>
            </w:pPr>
            <w:r>
              <w:rPr>
                <w:b/>
                <w:bCs/>
                <w:color w:val="FFFFFF"/>
                <w:sz w:val="20"/>
                <w:szCs w:val="20"/>
              </w:rPr>
              <w:t>Axe de handover</w:t>
            </w:r>
          </w:p>
        </w:tc>
        <w:tc>
          <w:tcPr>
            <w:tcW w:w="7026"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68849DD2" w14:textId="77777777" w:rsidR="009F551E" w:rsidRDefault="00565F4A">
            <w:pPr>
              <w:jc w:val="center"/>
            </w:pPr>
            <w:r>
              <w:rPr>
                <w:b/>
                <w:bCs/>
                <w:color w:val="FFFFFF"/>
                <w:sz w:val="20"/>
                <w:szCs w:val="20"/>
              </w:rPr>
              <w:t>Contenu et conditions de réussite</w:t>
            </w:r>
          </w:p>
        </w:tc>
      </w:tr>
      <w:tr w:rsidR="009F551E" w14:paraId="2925D4FB"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9E9CC74" w14:textId="77777777" w:rsidR="009F551E" w:rsidRDefault="00565F4A">
            <w:r>
              <w:rPr>
                <w:b/>
                <w:bCs/>
                <w:sz w:val="20"/>
                <w:szCs w:val="20"/>
              </w:rPr>
              <w:t>Durabilité et appropriation financière</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6CA63D5" w14:textId="32C7CD7D" w:rsidR="009F551E" w:rsidRDefault="00565F4A" w:rsidP="2FEEB2A7">
            <w:pPr>
              <w:pStyle w:val="ListParagraph"/>
              <w:numPr>
                <w:ilvl w:val="0"/>
                <w:numId w:val="5"/>
              </w:numPr>
              <w:rPr>
                <w:sz w:val="20"/>
                <w:szCs w:val="20"/>
              </w:rPr>
            </w:pPr>
            <w:r w:rsidRPr="2FEEB2A7">
              <w:rPr>
                <w:sz w:val="20"/>
                <w:szCs w:val="20"/>
              </w:rPr>
              <w:t xml:space="preserve">Intégration des activités de résilience dans les lignes budgétaires régulières de l'État (investissement et fonctionnement). </w:t>
            </w:r>
          </w:p>
          <w:p w14:paraId="0955518A" w14:textId="331A1D68" w:rsidR="009F551E" w:rsidRDefault="00565F4A" w:rsidP="2FEEB2A7">
            <w:pPr>
              <w:pStyle w:val="ListParagraph"/>
              <w:numPr>
                <w:ilvl w:val="0"/>
                <w:numId w:val="5"/>
              </w:numPr>
              <w:rPr>
                <w:sz w:val="20"/>
                <w:szCs w:val="20"/>
              </w:rPr>
            </w:pPr>
            <w:r w:rsidRPr="2FEEB2A7">
              <w:rPr>
                <w:sz w:val="20"/>
                <w:szCs w:val="20"/>
              </w:rPr>
              <w:t>Plaidoyer PAM auprès du Ministère de l'Économie et des Finances et du Conseil des Ministres, appuyé sur la génération d'évidences.</w:t>
            </w:r>
          </w:p>
        </w:tc>
      </w:tr>
      <w:tr w:rsidR="009F551E" w14:paraId="603EC5E1"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2B685D5A" w14:textId="77777777" w:rsidR="009F551E" w:rsidRDefault="00565F4A">
            <w:r>
              <w:rPr>
                <w:b/>
                <w:bCs/>
                <w:sz w:val="20"/>
                <w:szCs w:val="20"/>
              </w:rPr>
              <w:t>Création et transfert des actifs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3507FC1C" w14:textId="08B96433" w:rsidR="009F551E" w:rsidRDefault="00565F4A" w:rsidP="2FEEB2A7">
            <w:pPr>
              <w:pStyle w:val="ListParagraph"/>
              <w:numPr>
                <w:ilvl w:val="0"/>
                <w:numId w:val="24"/>
              </w:numPr>
              <w:rPr>
                <w:sz w:val="20"/>
                <w:szCs w:val="20"/>
              </w:rPr>
            </w:pPr>
            <w:r w:rsidRPr="2FEEB2A7">
              <w:rPr>
                <w:sz w:val="20"/>
                <w:szCs w:val="20"/>
              </w:rPr>
              <w:t>Construction d'infrastructures durables et résistantes aux aléas. Implication des institutions gouvernementales dès la conception.</w:t>
            </w:r>
          </w:p>
          <w:p w14:paraId="5DD21A10" w14:textId="74E1E77D" w:rsidR="009F551E" w:rsidRDefault="00565F4A" w:rsidP="2FEEB2A7">
            <w:pPr>
              <w:pStyle w:val="ListParagraph"/>
              <w:numPr>
                <w:ilvl w:val="0"/>
                <w:numId w:val="24"/>
              </w:numPr>
              <w:rPr>
                <w:sz w:val="20"/>
                <w:szCs w:val="20"/>
              </w:rPr>
            </w:pPr>
            <w:r w:rsidRPr="2FEEB2A7">
              <w:rPr>
                <w:sz w:val="20"/>
                <w:szCs w:val="20"/>
              </w:rPr>
              <w:t>Mise en place de comités de gestion (COGES) pour chaque type d'actif.</w:t>
            </w:r>
          </w:p>
        </w:tc>
      </w:tr>
      <w:tr w:rsidR="009F551E" w14:paraId="6D52C29B"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33A426C" w14:textId="77777777" w:rsidR="009F551E" w:rsidRDefault="00565F4A">
            <w:r>
              <w:rPr>
                <w:b/>
                <w:bCs/>
                <w:sz w:val="20"/>
                <w:szCs w:val="20"/>
              </w:rPr>
              <w:t>Institutionnalisation des approches</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D130279" w14:textId="77777777" w:rsidR="009F551E" w:rsidRDefault="00565F4A" w:rsidP="2FEEB2A7">
            <w:pPr>
              <w:pStyle w:val="ListParagraph"/>
              <w:numPr>
                <w:ilvl w:val="0"/>
                <w:numId w:val="21"/>
              </w:numPr>
              <w:rPr>
                <w:sz w:val="20"/>
                <w:szCs w:val="20"/>
              </w:rPr>
            </w:pPr>
            <w:r w:rsidRPr="2FEEB2A7">
              <w:rPr>
                <w:sz w:val="20"/>
                <w:szCs w:val="20"/>
              </w:rPr>
              <w:t>Intégration des approches éprouvées (FARNE, assurance agricole, actions anticipatoires, HGSF) dans les politiques et cadres réglementaires nationaux via des MoU avec les ministères sectoriels.</w:t>
            </w:r>
          </w:p>
        </w:tc>
      </w:tr>
      <w:tr w:rsidR="009F551E" w14:paraId="31F29B21"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1B00AEAB" w14:textId="77777777" w:rsidR="009F551E" w:rsidRDefault="00565F4A">
            <w:r>
              <w:rPr>
                <w:b/>
                <w:bCs/>
                <w:sz w:val="20"/>
                <w:szCs w:val="20"/>
              </w:rPr>
              <w:t>Renforcement des capacités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F973AFB" w14:textId="333A9EA7" w:rsidR="009F551E" w:rsidRDefault="00565F4A" w:rsidP="2FEEB2A7">
            <w:pPr>
              <w:pStyle w:val="ListParagraph"/>
              <w:numPr>
                <w:ilvl w:val="0"/>
                <w:numId w:val="2"/>
              </w:numPr>
              <w:rPr>
                <w:sz w:val="20"/>
                <w:szCs w:val="20"/>
              </w:rPr>
            </w:pPr>
            <w:r w:rsidRPr="2FEEB2A7">
              <w:rPr>
                <w:sz w:val="20"/>
                <w:szCs w:val="20"/>
              </w:rPr>
              <w:t xml:space="preserve">Formations techniques et administratives des responsables locaux et des bénéficiaires (gestion d'actifs, maintenance d'infrastructures, techniques agricoles résilientes, gestion d'assurances). </w:t>
            </w:r>
          </w:p>
          <w:p w14:paraId="0439A16E" w14:textId="098F96F9" w:rsidR="009F551E" w:rsidRDefault="00565F4A" w:rsidP="2FEEB2A7">
            <w:pPr>
              <w:pStyle w:val="ListParagraph"/>
              <w:numPr>
                <w:ilvl w:val="0"/>
                <w:numId w:val="2"/>
              </w:numPr>
              <w:rPr>
                <w:sz w:val="20"/>
                <w:szCs w:val="20"/>
              </w:rPr>
            </w:pPr>
            <w:r w:rsidRPr="2FEEB2A7">
              <w:rPr>
                <w:sz w:val="20"/>
                <w:szCs w:val="20"/>
              </w:rPr>
              <w:t>Mentorat et conseils techniques PAM lors de la période de transition.</w:t>
            </w:r>
          </w:p>
        </w:tc>
      </w:tr>
      <w:tr w:rsidR="009F551E" w14:paraId="4D15BAF3"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4336143C" w14:textId="77777777" w:rsidR="009F551E" w:rsidRDefault="00565F4A">
            <w:r>
              <w:rPr>
                <w:b/>
                <w:bCs/>
                <w:sz w:val="20"/>
                <w:szCs w:val="20"/>
              </w:rPr>
              <w:t>Partenariats stratégiques et modèles économiques viables</w:t>
            </w:r>
          </w:p>
        </w:tc>
        <w:tc>
          <w:tcPr>
            <w:tcW w:w="70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781FB07" w14:textId="5AFD1927" w:rsidR="009F551E" w:rsidRDefault="00565F4A" w:rsidP="2FEEB2A7">
            <w:pPr>
              <w:pStyle w:val="ListParagraph"/>
              <w:numPr>
                <w:ilvl w:val="0"/>
                <w:numId w:val="28"/>
              </w:numPr>
              <w:rPr>
                <w:sz w:val="20"/>
                <w:szCs w:val="20"/>
              </w:rPr>
            </w:pPr>
            <w:r w:rsidRPr="2FEEB2A7">
              <w:rPr>
                <w:sz w:val="20"/>
                <w:szCs w:val="20"/>
              </w:rPr>
              <w:t>Développement de partenariats avec le secteur privé, les ONG et les instituts de recherche pour mobiliser des ressources, fournir de l'expertise et créer des modèles économiques viables.</w:t>
            </w:r>
          </w:p>
          <w:p w14:paraId="0CB31412" w14:textId="0F25DFB5" w:rsidR="009F551E" w:rsidRDefault="00565F4A" w:rsidP="2FEEB2A7">
            <w:pPr>
              <w:pStyle w:val="ListParagraph"/>
              <w:numPr>
                <w:ilvl w:val="0"/>
                <w:numId w:val="28"/>
              </w:numPr>
              <w:rPr>
                <w:sz w:val="20"/>
                <w:szCs w:val="20"/>
              </w:rPr>
            </w:pPr>
            <w:r w:rsidRPr="2FEEB2A7">
              <w:rPr>
                <w:sz w:val="20"/>
                <w:szCs w:val="20"/>
              </w:rPr>
              <w:t>Mécanismes de financement autonomes (vente de services énergétiques, transformation agroalimentaire).</w:t>
            </w:r>
          </w:p>
        </w:tc>
      </w:tr>
      <w:tr w:rsidR="009F551E" w14:paraId="7F177B80" w14:textId="77777777" w:rsidTr="2FEEB2A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55B1CFE5" w14:textId="77777777" w:rsidR="009F551E" w:rsidRDefault="00565F4A">
            <w:r>
              <w:rPr>
                <w:b/>
                <w:bCs/>
                <w:sz w:val="20"/>
                <w:szCs w:val="20"/>
              </w:rPr>
              <w:t>Suivi post-handover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40" w:type="dxa"/>
              <w:bottom w:w="100" w:type="dxa"/>
              <w:right w:w="140" w:type="dxa"/>
            </w:tcMar>
          </w:tcPr>
          <w:p w14:paraId="6998F794" w14:textId="6FF0756D" w:rsidR="009F551E" w:rsidRDefault="00565F4A" w:rsidP="2FEEB2A7">
            <w:pPr>
              <w:pStyle w:val="ListParagraph"/>
              <w:numPr>
                <w:ilvl w:val="0"/>
                <w:numId w:val="29"/>
              </w:numPr>
              <w:rPr>
                <w:sz w:val="20"/>
                <w:szCs w:val="20"/>
              </w:rPr>
            </w:pPr>
            <w:r w:rsidRPr="2FEEB2A7">
              <w:rPr>
                <w:sz w:val="20"/>
                <w:szCs w:val="20"/>
              </w:rPr>
              <w:t>Systèmes de suivi pour évaluer l'impact post-transfert</w:t>
            </w:r>
            <w:commentRangeStart w:id="282"/>
            <w:commentRangeStart w:id="283"/>
            <w:r w:rsidRPr="2FEEB2A7">
              <w:rPr>
                <w:sz w:val="20"/>
                <w:szCs w:val="20"/>
              </w:rPr>
              <w:t xml:space="preserve">. Indicateurs de performance clés. </w:t>
            </w:r>
            <w:commentRangeEnd w:id="282"/>
            <w:r w:rsidR="00F12B84">
              <w:rPr>
                <w:rStyle w:val="CommentReference"/>
                <w:sz w:val="20"/>
                <w:szCs w:val="20"/>
              </w:rPr>
              <w:commentReference w:id="282"/>
            </w:r>
            <w:commentRangeEnd w:id="283"/>
            <w:r>
              <w:rPr>
                <w:rStyle w:val="CommentReference"/>
                <w:sz w:val="20"/>
                <w:szCs w:val="20"/>
              </w:rPr>
              <w:commentReference w:id="283"/>
            </w:r>
          </w:p>
          <w:p w14:paraId="2181794E" w14:textId="301AC668" w:rsidR="009F551E" w:rsidRDefault="00565F4A" w:rsidP="2FEEB2A7">
            <w:pPr>
              <w:pStyle w:val="ListParagraph"/>
              <w:numPr>
                <w:ilvl w:val="0"/>
                <w:numId w:val="29"/>
              </w:numPr>
              <w:rPr>
                <w:sz w:val="20"/>
                <w:szCs w:val="20"/>
              </w:rPr>
            </w:pPr>
            <w:r w:rsidRPr="2FEEB2A7">
              <w:rPr>
                <w:sz w:val="20"/>
                <w:szCs w:val="20"/>
              </w:rPr>
              <w:t>Consultations régulières avec les communautés, autorités locales et partenaires pour ajuster les stratégies.</w:t>
            </w:r>
          </w:p>
        </w:tc>
      </w:tr>
    </w:tbl>
    <w:p w14:paraId="42E9D95B" w14:textId="77777777" w:rsidR="009F551E" w:rsidRDefault="00565F4A">
      <w:r>
        <w:br w:type="page"/>
      </w:r>
    </w:p>
    <w:p w14:paraId="20445BA4" w14:textId="77777777" w:rsidR="009F551E" w:rsidRDefault="00565F4A">
      <w:pPr>
        <w:pStyle w:val="Heading1"/>
        <w:spacing w:before="300" w:after="120"/>
      </w:pPr>
      <w:r>
        <w:t>XIII. Analyse des risques</w:t>
      </w:r>
    </w:p>
    <w:p w14:paraId="797C6569" w14:textId="77777777" w:rsidR="009F551E" w:rsidRDefault="009F551E">
      <w:pPr>
        <w:pBdr>
          <w:bottom w:val="single" w:sz="6" w:space="1" w:color="0071BC"/>
        </w:pBdr>
        <w:spacing w:after="160"/>
      </w:pPr>
    </w:p>
    <w:p w14:paraId="4CD13F87" w14:textId="3F84B2F5" w:rsidR="009F551E" w:rsidRDefault="00565F4A" w:rsidP="2FEEB2A7">
      <w:pPr>
        <w:spacing w:before="60" w:after="100" w:line="276" w:lineRule="auto"/>
        <w:jc w:val="both"/>
      </w:pPr>
      <w:r>
        <w:t>L'analyse des risques identifie les vulnérabilités et menaces potentielles susceptibles de compromettre la mise en œuvre de la stratégie de résilience. Un registre de risques complet est annexé au présent document. Les principaux risques programmatiques sont les suivants :</w:t>
      </w:r>
    </w:p>
    <w:p w14:paraId="127EF351" w14:textId="77777777" w:rsidR="009F551E" w:rsidRDefault="00565F4A">
      <w:pPr>
        <w:spacing w:before="160" w:after="60"/>
      </w:pPr>
      <w:r>
        <w:rPr>
          <w:b/>
          <w:bCs/>
          <w:color w:val="0071BC"/>
          <w:sz w:val="20"/>
          <w:szCs w:val="20"/>
        </w:rPr>
        <w:t xml:space="preserve">Tableau 11 : </w:t>
      </w:r>
      <w:r>
        <w:rPr>
          <w:i/>
          <w:iCs/>
          <w:sz w:val="20"/>
          <w:szCs w:val="20"/>
        </w:rPr>
        <w:t>Registre synthétique des risques programmatiques et mesures d'atténuation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9F551E" w14:paraId="58A54AB2" w14:textId="77777777">
        <w:tc>
          <w:tcPr>
            <w:tcW w:w="20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B4912AA" w14:textId="77777777" w:rsidR="009F551E" w:rsidRDefault="00565F4A">
            <w:pPr>
              <w:jc w:val="center"/>
            </w:pPr>
            <w:r>
              <w:rPr>
                <w:b/>
                <w:bCs/>
                <w:color w:val="FFFFFF"/>
                <w:sz w:val="20"/>
                <w:szCs w:val="20"/>
              </w:rPr>
              <w:t>Catégorie de risque</w:t>
            </w:r>
          </w:p>
        </w:tc>
        <w:tc>
          <w:tcPr>
            <w:tcW w:w="3600"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2D5DCBFD" w14:textId="77777777" w:rsidR="009F551E" w:rsidRDefault="00565F4A">
            <w:pPr>
              <w:jc w:val="center"/>
            </w:pPr>
            <w:r>
              <w:rPr>
                <w:b/>
                <w:bCs/>
                <w:color w:val="FFFFFF"/>
                <w:sz w:val="20"/>
                <w:szCs w:val="20"/>
              </w:rPr>
              <w:t>Description du risque</w:t>
            </w:r>
          </w:p>
        </w:tc>
        <w:tc>
          <w:tcPr>
            <w:tcW w:w="3426" w:type="dxa"/>
            <w:tcBorders>
              <w:top w:val="single" w:sz="1" w:space="0" w:color="CCCCCC"/>
              <w:left w:val="single" w:sz="1" w:space="0" w:color="CCCCCC"/>
              <w:bottom w:val="single" w:sz="1" w:space="0" w:color="CCCCCC"/>
              <w:right w:val="single" w:sz="1" w:space="0" w:color="CCCCCC"/>
            </w:tcBorders>
            <w:shd w:val="clear" w:color="auto" w:fill="0071BC"/>
            <w:tcMar>
              <w:top w:w="100" w:type="dxa"/>
              <w:left w:w="140" w:type="dxa"/>
              <w:bottom w:w="100" w:type="dxa"/>
              <w:right w:w="140" w:type="dxa"/>
            </w:tcMar>
            <w:vAlign w:val="center"/>
          </w:tcPr>
          <w:p w14:paraId="026786A6" w14:textId="77777777" w:rsidR="009F551E" w:rsidRDefault="00565F4A">
            <w:pPr>
              <w:jc w:val="center"/>
            </w:pPr>
            <w:r>
              <w:rPr>
                <w:b/>
                <w:bCs/>
                <w:color w:val="FFFFFF"/>
                <w:sz w:val="20"/>
                <w:szCs w:val="20"/>
              </w:rPr>
              <w:t>Mesures d'atténuation</w:t>
            </w:r>
          </w:p>
        </w:tc>
      </w:tr>
      <w:tr w:rsidR="009F551E" w14:paraId="2CEB945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82F77F1" w14:textId="77777777" w:rsidR="009F551E" w:rsidRDefault="00565F4A">
            <w:r>
              <w:rPr>
                <w:b/>
                <w:bCs/>
                <w:sz w:val="20"/>
                <w:szCs w:val="20"/>
              </w:rPr>
              <w:t>Chocs climatiques</w:t>
            </w:r>
          </w:p>
        </w:tc>
        <w:tc>
          <w:tcPr>
            <w:tcW w:w="3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30192AE6" w14:textId="77777777" w:rsidR="009F551E" w:rsidRDefault="00565F4A">
            <w:r>
              <w:rPr>
                <w:sz w:val="20"/>
                <w:szCs w:val="20"/>
              </w:rPr>
              <w:t>Sécheresses, cyclones et inondations d'intensité croissante pouvant perturber la mise en œuvre et annuler les gains de résilience.</w:t>
            </w:r>
          </w:p>
        </w:tc>
        <w:tc>
          <w:tcPr>
            <w:tcW w:w="3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08F84EF" w14:textId="77777777" w:rsidR="009F551E" w:rsidRDefault="00565F4A">
            <w:r>
              <w:rPr>
                <w:sz w:val="20"/>
                <w:szCs w:val="20"/>
              </w:rPr>
              <w:t>Investissement dans des pratiques agricoles climato-intelligentes, diversification des moyens de subsistance, mécanismes d'assurance agricole.</w:t>
            </w:r>
          </w:p>
        </w:tc>
      </w:tr>
      <w:tr w:rsidR="009F551E" w14:paraId="21132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A60346" w14:textId="77777777" w:rsidR="009F551E" w:rsidRDefault="00565F4A">
            <w:r>
              <w:rPr>
                <w:b/>
                <w:bCs/>
                <w:sz w:val="20"/>
                <w:szCs w:val="20"/>
              </w:rPr>
              <w:t>Coordination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88D70" w14:textId="77777777" w:rsidR="009F551E" w:rsidRDefault="00565F4A">
            <w:r>
              <w:rPr>
                <w:sz w:val="20"/>
                <w:szCs w:val="20"/>
              </w:rPr>
              <w:t>Chevauchements ou lacunes dans les interventions faute de coordination suffisante entre partenaires. MoU incomplets ou ne couvrant pas les aspects de résilience.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B6E8F0" w14:textId="77777777" w:rsidR="009F551E" w:rsidRDefault="00565F4A">
            <w:r>
              <w:rPr>
                <w:sz w:val="20"/>
                <w:szCs w:val="20"/>
              </w:rPr>
              <w:t>Inventaire exhaustif des partenariats et MoU. Plaidoyer conjoint pour un financement intégré. Mécanismes de coordination formalisés (Task Force, réunions régulières).</w:t>
            </w:r>
          </w:p>
        </w:tc>
      </w:tr>
      <w:tr w:rsidR="009F551E" w14:paraId="1921FD1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766E9F4C" w14:textId="77777777" w:rsidR="009F551E" w:rsidRDefault="00565F4A">
            <w:r>
              <w:rPr>
                <w:b/>
                <w:bCs/>
                <w:sz w:val="20"/>
                <w:szCs w:val="20"/>
              </w:rPr>
              <w:t>Financement</w:t>
            </w:r>
          </w:p>
        </w:tc>
        <w:tc>
          <w:tcPr>
            <w:tcW w:w="3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0CE21189" w14:textId="77777777" w:rsidR="009F551E" w:rsidRDefault="00565F4A">
            <w:r>
              <w:rPr>
                <w:sz w:val="20"/>
                <w:szCs w:val="20"/>
              </w:rPr>
              <w:t>Insuffisance ou discontinuité des financements pouvant compromettre l'intégration des activités.</w:t>
            </w:r>
          </w:p>
        </w:tc>
        <w:tc>
          <w:tcPr>
            <w:tcW w:w="3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57C77009" w14:textId="77777777" w:rsidR="009F551E" w:rsidRDefault="00565F4A">
            <w:r>
              <w:rPr>
                <w:sz w:val="20"/>
                <w:szCs w:val="20"/>
              </w:rPr>
              <w:t>Plaidoyer conjoint pour un financement intégré couvrant toutes les activités. Diversification des sources. Plans de contingence pour la continuité des activités prioritaires.</w:t>
            </w:r>
          </w:p>
        </w:tc>
      </w:tr>
      <w:tr w:rsidR="009F551E" w14:paraId="54E2E9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F7EDF8" w14:textId="77777777" w:rsidR="009F551E" w:rsidRDefault="00565F4A">
            <w:r>
              <w:rPr>
                <w:b/>
                <w:bCs/>
                <w:sz w:val="20"/>
                <w:szCs w:val="20"/>
              </w:rPr>
              <w:t>Capacités des partenaires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7111EC" w14:textId="77777777" w:rsidR="009F551E" w:rsidRDefault="00565F4A">
            <w:r>
              <w:rPr>
                <w:sz w:val="20"/>
                <w:szCs w:val="20"/>
              </w:rPr>
              <w:t>Capacités limitées des partenaires coopérants affectant l'efficience de la mise en œuvre.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C94182" w14:textId="77777777" w:rsidR="009F551E" w:rsidRDefault="00565F4A">
            <w:r>
              <w:rPr>
                <w:sz w:val="20"/>
                <w:szCs w:val="20"/>
              </w:rPr>
              <w:t>Programme de formation et de coaching des partenaires en collaboration avec les ministères sectoriels. Évaluation continue et ajustement des plans de renforcement.</w:t>
            </w:r>
          </w:p>
        </w:tc>
      </w:tr>
      <w:tr w:rsidR="009F551E" w14:paraId="32A1B4E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0287677" w14:textId="77777777" w:rsidR="009F551E" w:rsidRDefault="00565F4A">
            <w:r>
              <w:rPr>
                <w:b/>
                <w:bCs/>
                <w:sz w:val="20"/>
                <w:szCs w:val="20"/>
              </w:rPr>
              <w:t>Mesures d'assurance</w:t>
            </w:r>
          </w:p>
        </w:tc>
        <w:tc>
          <w:tcPr>
            <w:tcW w:w="3600"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4B556B94" w14:textId="77777777" w:rsidR="009F551E" w:rsidRDefault="00565F4A">
            <w:r>
              <w:rPr>
                <w:sz w:val="20"/>
                <w:szCs w:val="20"/>
              </w:rPr>
              <w:t>Risques liés au ciblage, à la gestion des identités, aux mécanismes de plaintes et à la gestion des partenaires.</w:t>
            </w:r>
          </w:p>
        </w:tc>
        <w:tc>
          <w:tcPr>
            <w:tcW w:w="3426" w:type="dxa"/>
            <w:tcBorders>
              <w:top w:val="single" w:sz="1" w:space="0" w:color="CCCCCC"/>
              <w:left w:val="single" w:sz="1" w:space="0" w:color="CCCCCC"/>
              <w:bottom w:val="single" w:sz="1" w:space="0" w:color="CCCCCC"/>
              <w:right w:val="single" w:sz="1" w:space="0" w:color="CCCCCC"/>
            </w:tcBorders>
            <w:shd w:val="clear" w:color="auto" w:fill="E8F4FB"/>
            <w:tcMar>
              <w:top w:w="100" w:type="dxa"/>
              <w:left w:w="140" w:type="dxa"/>
              <w:bottom w:w="100" w:type="dxa"/>
              <w:right w:w="140" w:type="dxa"/>
            </w:tcMar>
          </w:tcPr>
          <w:p w14:paraId="270CD705" w14:textId="77777777" w:rsidR="009F551E" w:rsidRDefault="00565F4A">
            <w:r>
              <w:rPr>
                <w:sz w:val="20"/>
                <w:szCs w:val="20"/>
              </w:rPr>
              <w:t>Plan d'assurance PAM couvrant le ciblage, la gestion des identités, les mécanismes de plaintes, la chaîne de valeur et le suivi-évaluation.</w:t>
            </w:r>
          </w:p>
        </w:tc>
      </w:tr>
      <w:tr w:rsidR="009F551E" w14:paraId="42EAF5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A50252" w14:textId="77777777" w:rsidR="009F551E" w:rsidRDefault="00565F4A">
            <w:r>
              <w:rPr>
                <w:b/>
                <w:bCs/>
                <w:sz w:val="20"/>
                <w:szCs w:val="20"/>
              </w:rPr>
              <w:t>Instabilité politique et socioéconomique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56AA73" w14:textId="77777777" w:rsidR="009F551E" w:rsidRDefault="00565F4A">
            <w:r>
              <w:rPr>
                <w:sz w:val="20"/>
                <w:szCs w:val="20"/>
              </w:rPr>
              <w:t>Volatilité des prix des denrées, instabilité politique affectant la mise en œuvre.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D5F37D" w14:textId="77777777" w:rsidR="009F551E" w:rsidRDefault="00565F4A">
            <w:r>
              <w:rPr>
                <w:sz w:val="20"/>
                <w:szCs w:val="20"/>
              </w:rPr>
              <w:t>Analyses de contexte régulières. Flexibilité programmatique. Dialogue politique soutenu avec les autorités nationales.</w:t>
            </w:r>
          </w:p>
        </w:tc>
      </w:tr>
    </w:tbl>
    <w:p w14:paraId="4AD6298B" w14:textId="77777777" w:rsidR="009F551E" w:rsidRDefault="00565F4A">
      <w:r>
        <w:br w:type="page"/>
      </w:r>
    </w:p>
    <w:p w14:paraId="15049643" w14:textId="77777777" w:rsidR="009F551E" w:rsidRDefault="00565F4A">
      <w:r>
        <w:br w:type="page"/>
      </w:r>
    </w:p>
    <w:p w14:paraId="6C0536DE" w14:textId="77777777" w:rsidR="009F551E" w:rsidRDefault="00565F4A">
      <w:pPr>
        <w:pStyle w:val="Heading1"/>
        <w:spacing w:before="300" w:after="120"/>
      </w:pPr>
      <w:r>
        <w:t>Annexe A : Description détaillée des activités par pilier</w:t>
      </w:r>
    </w:p>
    <w:p w14:paraId="1F16DB23" w14:textId="77777777" w:rsidR="009F551E" w:rsidRDefault="009F551E">
      <w:pPr>
        <w:pBdr>
          <w:bottom w:val="single" w:sz="6" w:space="1" w:color="0071BC"/>
        </w:pBdr>
        <w:spacing w:after="160"/>
      </w:pPr>
    </w:p>
    <w:p w14:paraId="4899014D" w14:textId="7A4A7C45" w:rsidR="009F551E" w:rsidRDefault="00565F4A" w:rsidP="2FEEB2A7">
      <w:pPr>
        <w:spacing w:before="60" w:after="100" w:line="276" w:lineRule="auto"/>
        <w:jc w:val="both"/>
      </w:pPr>
      <w:r>
        <w:t>La présente annexe fournit une description détaillée de chaque activité mise en œuvre dans le cadre des quatre piliers de la stratégie de résilience. Elle constitue le référentiel opérationnel de la stratégie, à utiliser conjointement avec les manuels de mise en œuvre spécifiques listés dans les annexes suivantes.</w:t>
      </w:r>
    </w:p>
    <w:p w14:paraId="44D291AB" w14:textId="2D3A9025" w:rsidR="009F551E" w:rsidRDefault="00565F4A" w:rsidP="2FEEB2A7">
      <w:pPr>
        <w:pStyle w:val="Heading2"/>
        <w:spacing w:before="300"/>
      </w:pPr>
      <w:r>
        <w:t>A.1 Pilier Préparation</w:t>
      </w:r>
    </w:p>
    <w:p w14:paraId="5D2B2576" w14:textId="77777777" w:rsidR="009F551E" w:rsidRDefault="00565F4A">
      <w:pPr>
        <w:spacing w:before="80" w:after="40"/>
      </w:pPr>
      <w:r>
        <w:rPr>
          <w:b/>
          <w:bCs/>
          <w:color w:val="0071BC"/>
          <w:sz w:val="24"/>
          <w:szCs w:val="24"/>
        </w:rPr>
        <w:t>Activité P1 : Planification et coordination de la gestion des risques</w:t>
      </w:r>
    </w:p>
    <w:p w14:paraId="5B48FFA0" w14:textId="77777777" w:rsidR="009F551E" w:rsidRDefault="00565F4A">
      <w:pPr>
        <w:spacing w:before="60" w:after="100" w:line="276" w:lineRule="auto"/>
        <w:jc w:val="both"/>
      </w:pPr>
      <w:r>
        <w:t>Le PAM appuie l'élaboration de plans de contingence multi-risques aux niveaux national, régional et communal, en étroite collaboration avec le BNGRC, les autorités locales et les services techniques déconcentrés. Ces plans définissent les protocoles de déclenchement, les seuils d'alerte, les responsabilités sectorielles et les mécanismes de financement d'urgence. Des exercices de simulation sont organisés annuellement pour tester les mécanismes de réponse et renforcer la culture de préparation.</w:t>
      </w:r>
    </w:p>
    <w:p w14:paraId="1A837C36" w14:textId="77777777" w:rsidR="009F551E" w:rsidRDefault="00565F4A">
      <w:pPr>
        <w:pStyle w:val="ListParagraph"/>
        <w:numPr>
          <w:ilvl w:val="0"/>
          <w:numId w:val="22"/>
        </w:numPr>
        <w:spacing w:before="40" w:after="60"/>
      </w:pPr>
      <w:r>
        <w:t>Résultats attendus : Réduction des délais de déclenchement des réponses ; amélioration de la coordination multisectorielle ; plans de contingence actualisés dans les districts prioritaires.</w:t>
      </w:r>
    </w:p>
    <w:p w14:paraId="4140EA5A" w14:textId="77777777" w:rsidR="009F551E" w:rsidRDefault="00565F4A">
      <w:pPr>
        <w:pStyle w:val="ListParagraph"/>
        <w:numPr>
          <w:ilvl w:val="0"/>
          <w:numId w:val="22"/>
        </w:numPr>
        <w:spacing w:before="40" w:after="60"/>
      </w:pPr>
      <w:r>
        <w:t>Partenaires clés : BNGRC, CPGU, collectivités locales, ONG, services techniques déconcentrés.</w:t>
      </w:r>
    </w:p>
    <w:p w14:paraId="726B4427" w14:textId="77777777" w:rsidR="009F551E" w:rsidRDefault="00565F4A">
      <w:pPr>
        <w:pStyle w:val="ListParagraph"/>
        <w:numPr>
          <w:ilvl w:val="0"/>
          <w:numId w:val="22"/>
        </w:numPr>
        <w:spacing w:before="40" w:after="60"/>
      </w:pPr>
      <w:r>
        <w:t>Modalités : Ateliers de planification, formations, simulations, mise à jour des bases de données.</w:t>
      </w:r>
    </w:p>
    <w:p w14:paraId="1822749F" w14:textId="77777777" w:rsidR="009F551E" w:rsidRDefault="009F551E">
      <w:pPr>
        <w:spacing w:before="60"/>
      </w:pPr>
    </w:p>
    <w:p w14:paraId="7CE0B354" w14:textId="77777777" w:rsidR="009F551E" w:rsidRDefault="00565F4A">
      <w:pPr>
        <w:spacing w:before="80" w:after="40"/>
      </w:pPr>
      <w:r>
        <w:rPr>
          <w:b/>
          <w:bCs/>
          <w:color w:val="0071BC"/>
          <w:sz w:val="24"/>
          <w:szCs w:val="24"/>
        </w:rPr>
        <w:t>Activité P2 : Renforcement des systèmes d'alerte précoce et services climatiques</w:t>
      </w:r>
    </w:p>
    <w:p w14:paraId="534C86DD" w14:textId="77777777" w:rsidR="009F551E" w:rsidRDefault="00565F4A">
      <w:pPr>
        <w:spacing w:before="60" w:after="100" w:line="276" w:lineRule="auto"/>
        <w:jc w:val="both"/>
      </w:pPr>
      <w:r>
        <w:t>Le PAM appuie la collecte, l'analyse et la diffusion d'informations climatiques et agroclimatiques localisées, accessibles aux communautés, aux agriculteurs et aux autorités locales. Cela inclut le déploiement de stations météorologiques communautaires, le renforcement des capacités d'interprétation des prévisions saisonnières et l'intégration des alertes précoces dans les outils numériques de gestion agricole. Les services climatiques sont intégrés aux dispositifs SAMS pour orienter la planification des campagnes agricoles.</w:t>
      </w:r>
    </w:p>
    <w:p w14:paraId="39DEB51C" w14:textId="77777777" w:rsidR="009F551E" w:rsidRDefault="00565F4A">
      <w:pPr>
        <w:pStyle w:val="ListParagraph"/>
        <w:numPr>
          <w:ilvl w:val="0"/>
          <w:numId w:val="22"/>
        </w:numPr>
        <w:spacing w:before="40" w:after="60"/>
      </w:pPr>
      <w:r>
        <w:t>Résultats attendus : Informations climatiques accessibles dans les zones d'intervention ; agriculteurs capables d'adapter leurs pratiques aux prévisions ; délais d'anticipation des chocs allongés.</w:t>
      </w:r>
    </w:p>
    <w:p w14:paraId="2FD6D16F" w14:textId="77777777" w:rsidR="009F551E" w:rsidRDefault="00565F4A">
      <w:pPr>
        <w:pStyle w:val="ListParagraph"/>
        <w:numPr>
          <w:ilvl w:val="0"/>
          <w:numId w:val="22"/>
        </w:numPr>
        <w:spacing w:before="40" w:after="60"/>
      </w:pPr>
      <w:r>
        <w:t>Partenaires clés : Direction Générale de la Météorologie, CIRAD, universités, services de vulgarisation agricole.</w:t>
      </w:r>
    </w:p>
    <w:p w14:paraId="5F2D5621" w14:textId="77777777" w:rsidR="009F551E" w:rsidRDefault="00565F4A">
      <w:pPr>
        <w:pStyle w:val="ListParagraph"/>
        <w:numPr>
          <w:ilvl w:val="0"/>
          <w:numId w:val="22"/>
        </w:numPr>
        <w:spacing w:before="40" w:after="60"/>
      </w:pPr>
      <w:r>
        <w:t>Modalités : Déploiement de stations, formation des agents locaux, plateformes numériques de diffusion (SMS, radio, applications).</w:t>
      </w:r>
    </w:p>
    <w:p w14:paraId="694E22C7" w14:textId="77777777" w:rsidR="009F551E" w:rsidRDefault="009F551E">
      <w:pPr>
        <w:spacing w:before="60"/>
      </w:pPr>
    </w:p>
    <w:p w14:paraId="7599109E" w14:textId="77777777" w:rsidR="009F551E" w:rsidRDefault="00565F4A">
      <w:pPr>
        <w:spacing w:before="80" w:after="40"/>
      </w:pPr>
      <w:r>
        <w:rPr>
          <w:b/>
          <w:bCs/>
          <w:color w:val="0071BC"/>
          <w:sz w:val="24"/>
          <w:szCs w:val="24"/>
        </w:rPr>
        <w:t>Activité P3 : Pré-positionnement stratégique des ressources</w:t>
      </w:r>
    </w:p>
    <w:p w14:paraId="0C1F85EC" w14:textId="77777777" w:rsidR="009F551E" w:rsidRDefault="00565F4A">
      <w:pPr>
        <w:spacing w:before="60" w:after="100" w:line="276" w:lineRule="auto"/>
        <w:jc w:val="both"/>
      </w:pPr>
      <w:r>
        <w:t>Le PAM constitue des stocks stratégiques de vivres, d'intrants agricoles (semences, outils) et de ressources financières dans des zones à risque élevé, en s'appuyant sur les résultats de l'AIC et les calendriers saisonniers. Ces stocks permettent de réduire les délais de réponse de plusieurs semaines et de limiter les pertes nutritionnelles pendant la période de soudure ou post-choc. Des partenariats avec les collectivités locales garantissent la gestion et la sécurité des stocks.</w:t>
      </w:r>
    </w:p>
    <w:p w14:paraId="3061606A" w14:textId="77777777" w:rsidR="009F551E" w:rsidRDefault="00565F4A">
      <w:pPr>
        <w:pStyle w:val="ListParagraph"/>
        <w:numPr>
          <w:ilvl w:val="0"/>
          <w:numId w:val="22"/>
        </w:numPr>
        <w:spacing w:before="40" w:after="60"/>
      </w:pPr>
      <w:r>
        <w:t>Résultats attendus : Délais de réponse réduits ; pertes nutritionnelles limitées ; réduction des coûts logistiques d'urgence.</w:t>
      </w:r>
    </w:p>
    <w:p w14:paraId="22BC8665" w14:textId="77777777" w:rsidR="009F551E" w:rsidRDefault="00565F4A">
      <w:pPr>
        <w:pStyle w:val="ListParagraph"/>
        <w:numPr>
          <w:ilvl w:val="0"/>
          <w:numId w:val="22"/>
        </w:numPr>
        <w:spacing w:before="40" w:after="60"/>
      </w:pPr>
      <w:r>
        <w:t>Partenaires clés : BNGRC, collectivités locales, ONG partenaires, World Food Programme Supply Chain.</w:t>
      </w:r>
    </w:p>
    <w:p w14:paraId="357C99E6" w14:textId="77777777" w:rsidR="009F551E" w:rsidRDefault="00565F4A">
      <w:pPr>
        <w:pStyle w:val="ListParagraph"/>
        <w:numPr>
          <w:ilvl w:val="0"/>
          <w:numId w:val="22"/>
        </w:numPr>
        <w:spacing w:before="40" w:after="60"/>
      </w:pPr>
      <w:r>
        <w:t>Modalités : Analyse AIC, identification des sites de stockage, gestion des stocks communautaires, audits réguliers.</w:t>
      </w:r>
    </w:p>
    <w:p w14:paraId="0828D1CB" w14:textId="77777777" w:rsidR="009F551E" w:rsidRDefault="009F551E">
      <w:pPr>
        <w:spacing w:before="60"/>
      </w:pPr>
    </w:p>
    <w:p w14:paraId="210505EE" w14:textId="77777777" w:rsidR="009F551E" w:rsidRDefault="00565F4A">
      <w:pPr>
        <w:spacing w:before="80" w:after="40"/>
      </w:pPr>
      <w:r>
        <w:rPr>
          <w:b/>
          <w:bCs/>
          <w:color w:val="0071BC"/>
          <w:sz w:val="24"/>
          <w:szCs w:val="24"/>
        </w:rPr>
        <w:t>Activité P4 : Actions anticipatoires</w:t>
      </w:r>
    </w:p>
    <w:p w14:paraId="58C1433E" w14:textId="77777777" w:rsidR="009F551E" w:rsidRDefault="00565F4A">
      <w:pPr>
        <w:spacing w:before="60" w:after="100" w:line="276" w:lineRule="auto"/>
        <w:jc w:val="both"/>
      </w:pPr>
      <w:r>
        <w:t>Les actions anticipatoires sont déclenchées automatiquement sur la base de seuils prédéfinis dans les protocoles d'alerte précoce, avant la survenue des chocs climatiques. Elles ciblent prioritairement les ménages et producteurs vulnérables et comprennent : des transferts monétaires préventifs permettant aux ménages de renforcer leurs stocks alimentaires et d'acheter des intrants, la distribution ciblée de semences résistantes à la sécheresse, la constitution de banques alimentaires communautaires et la promotion des pratiques ANJE (Alimentation du Nourrisson et du Jeune Enfant) pour prévenir la détérioration nutritionnelle.</w:t>
      </w:r>
    </w:p>
    <w:p w14:paraId="093D7BD1" w14:textId="77777777" w:rsidR="009F551E" w:rsidRDefault="00565F4A">
      <w:pPr>
        <w:pStyle w:val="ListParagraph"/>
        <w:numPr>
          <w:ilvl w:val="0"/>
          <w:numId w:val="22"/>
        </w:numPr>
        <w:spacing w:before="40" w:after="60"/>
      </w:pPr>
      <w:r>
        <w:t>Résultats attendus : Réduction de l'impact nutritionnel des chocs ; protection des actifs productifs ; maintien des pratiques alimentaires optimales pendant les crises.</w:t>
      </w:r>
    </w:p>
    <w:p w14:paraId="16C3AFAF" w14:textId="77777777" w:rsidR="009F551E" w:rsidRDefault="00565F4A">
      <w:pPr>
        <w:pStyle w:val="ListParagraph"/>
        <w:numPr>
          <w:ilvl w:val="0"/>
          <w:numId w:val="22"/>
        </w:numPr>
        <w:spacing w:before="40" w:after="60"/>
      </w:pPr>
      <w:r>
        <w:t>Partenaires clés : BNGRC, ONN, services de vulgarisation, ONG partenaires.</w:t>
      </w:r>
    </w:p>
    <w:p w14:paraId="6C378D3C" w14:textId="77777777" w:rsidR="009F551E" w:rsidRDefault="00565F4A">
      <w:pPr>
        <w:pStyle w:val="ListParagraph"/>
        <w:numPr>
          <w:ilvl w:val="0"/>
          <w:numId w:val="22"/>
        </w:numPr>
        <w:spacing w:before="40" w:after="60"/>
      </w:pPr>
      <w:r>
        <w:t>Modalités : Protocoles de déclenchement automatique, listes bénéficiaires pré-enregistrées, transferts mobiles, distributions ciblées.</w:t>
      </w:r>
    </w:p>
    <w:p w14:paraId="2A322DA3" w14:textId="77777777" w:rsidR="009F551E" w:rsidRDefault="009F551E">
      <w:pPr>
        <w:spacing w:before="120"/>
      </w:pPr>
    </w:p>
    <w:p w14:paraId="3A80C748" w14:textId="13599AA5" w:rsidR="009F551E" w:rsidRDefault="00565F4A" w:rsidP="2FEEB2A7">
      <w:pPr>
        <w:pStyle w:val="Heading2"/>
        <w:spacing w:before="300"/>
      </w:pPr>
      <w:r>
        <w:t>A.2 Pilier Absorption</w:t>
      </w:r>
    </w:p>
    <w:p w14:paraId="7969F908" w14:textId="77777777" w:rsidR="009F551E" w:rsidRDefault="00565F4A">
      <w:pPr>
        <w:spacing w:before="80" w:after="40"/>
      </w:pPr>
      <w:r>
        <w:rPr>
          <w:b/>
          <w:bCs/>
          <w:color w:val="0071BC"/>
          <w:sz w:val="24"/>
          <w:szCs w:val="24"/>
        </w:rPr>
        <w:t>Activité A1 : Protection des actifs et des moyens d'existence (FFA)</w:t>
      </w:r>
    </w:p>
    <w:p w14:paraId="7183ACFA" w14:textId="77777777" w:rsidR="009F551E" w:rsidRDefault="00565F4A">
      <w:pPr>
        <w:spacing w:before="60" w:after="100" w:line="276" w:lineRule="auto"/>
        <w:jc w:val="both"/>
      </w:pPr>
      <w:r>
        <w:t>Le programme Food Assistance for Assets (FFA) fournit une assistance alimentaire ou monétaire aux ménages vulnérables en contrepartie de leur participation à la création ou réhabilitation d'actifs communautaires productifs et environnementaux. Ces actifs incluent les canaux d'irrigation et ouvrages de mobilisation de l'eau, les aménagements antiérosifs, la restauration des sols, les pistes rurales et le reboisement. La sélection des actifs est réalisée lors des PCP (Planifications Communautaires Participatives) pour garantir l'appropriation locale.</w:t>
      </w:r>
    </w:p>
    <w:p w14:paraId="638FE370" w14:textId="77777777" w:rsidR="009F551E" w:rsidRDefault="00565F4A">
      <w:pPr>
        <w:pStyle w:val="ListParagraph"/>
        <w:numPr>
          <w:ilvl w:val="0"/>
          <w:numId w:val="22"/>
        </w:numPr>
        <w:spacing w:before="40" w:after="60"/>
      </w:pPr>
      <w:r>
        <w:t>Résultats attendus : Actifs communautaires créés ou réhabilités ; couverture des besoins alimentaires immédiats ; amélioration de la productivité agricole à moyen terme.</w:t>
      </w:r>
    </w:p>
    <w:p w14:paraId="221519D4" w14:textId="77777777" w:rsidR="009F551E" w:rsidRDefault="00565F4A">
      <w:pPr>
        <w:pStyle w:val="ListParagraph"/>
        <w:numPr>
          <w:ilvl w:val="0"/>
          <w:numId w:val="22"/>
        </w:numPr>
        <w:spacing w:before="40" w:after="60"/>
      </w:pPr>
      <w:r>
        <w:t>Partenaires clés : Ministère de l'Agriculture, collectivités locales, ONG partenaires.</w:t>
      </w:r>
    </w:p>
    <w:p w14:paraId="1E8CA133" w14:textId="77777777" w:rsidR="009F551E" w:rsidRDefault="00565F4A">
      <w:pPr>
        <w:pStyle w:val="ListParagraph"/>
        <w:numPr>
          <w:ilvl w:val="0"/>
          <w:numId w:val="22"/>
        </w:numPr>
        <w:spacing w:before="40" w:after="60"/>
      </w:pPr>
      <w:r>
        <w:t>Modalités : Transferts alimentaires (GFD) ou monétaires (CBT) conditionnels, planification participative, comités de gestion des actifs (COGES).</w:t>
      </w:r>
    </w:p>
    <w:p w14:paraId="1410EA70" w14:textId="77777777" w:rsidR="009F551E" w:rsidRDefault="009F551E">
      <w:pPr>
        <w:spacing w:before="60"/>
      </w:pPr>
    </w:p>
    <w:p w14:paraId="67FE740C" w14:textId="77777777" w:rsidR="009F551E" w:rsidRDefault="00565F4A">
      <w:pPr>
        <w:spacing w:before="80" w:after="40"/>
      </w:pPr>
      <w:r>
        <w:rPr>
          <w:b/>
          <w:bCs/>
          <w:color w:val="0071BC"/>
          <w:sz w:val="24"/>
          <w:szCs w:val="24"/>
        </w:rPr>
        <w:t>Activité A2 : Nutrition préventive et curative</w:t>
      </w:r>
    </w:p>
    <w:p w14:paraId="27B6D464" w14:textId="77777777" w:rsidR="009F551E" w:rsidRDefault="00565F4A">
      <w:pPr>
        <w:spacing w:before="60" w:after="100" w:line="276" w:lineRule="auto"/>
        <w:jc w:val="both"/>
      </w:pPr>
      <w:r>
        <w:t>Les interventions nutritionnelles couvrent la prévention (FARNE, ANJE, supplémentation) et la prise en charge curative de la malnutrition aiguë modérée (MAM) via le protocole PECMAM. Les agents de santé communautaires et les groupements féminins sont formés et équipés pour dépister, référer et accompagner les cas de malnutrition. Des activités génératrices de revenus liées à la nutrition (jardins potagers, élevage de petits animaux) sont promues pour améliorer la diversité alimentaire des ménages.</w:t>
      </w:r>
    </w:p>
    <w:p w14:paraId="2BFEC69D" w14:textId="77777777" w:rsidR="009F551E" w:rsidRDefault="00565F4A">
      <w:pPr>
        <w:pStyle w:val="ListParagraph"/>
        <w:numPr>
          <w:ilvl w:val="0"/>
          <w:numId w:val="22"/>
        </w:numPr>
        <w:spacing w:before="40" w:after="60"/>
      </w:pPr>
      <w:r>
        <w:t>Résultats attendus : Réduction de la prévalence de la malnutrition aiguë ; amélioration des pratiques d'alimentation et de soins ; renforcement des capacités communautaires de dépistage.</w:t>
      </w:r>
    </w:p>
    <w:p w14:paraId="6816370B" w14:textId="77777777" w:rsidR="009F551E" w:rsidRDefault="00565F4A">
      <w:pPr>
        <w:pStyle w:val="ListParagraph"/>
        <w:numPr>
          <w:ilvl w:val="0"/>
          <w:numId w:val="22"/>
        </w:numPr>
        <w:spacing w:before="40" w:after="60"/>
      </w:pPr>
      <w:r>
        <w:t>Partenaires clés : ONN, Ministère de la Santé, UNICEF, ONG spécialisées.</w:t>
      </w:r>
    </w:p>
    <w:p w14:paraId="374AA22C" w14:textId="39F0541B" w:rsidR="009F551E" w:rsidRDefault="00565F4A">
      <w:pPr>
        <w:pStyle w:val="ListParagraph"/>
        <w:numPr>
          <w:ilvl w:val="0"/>
          <w:numId w:val="22"/>
        </w:numPr>
        <w:spacing w:before="40" w:after="60"/>
      </w:pPr>
      <w:r>
        <w:t>Modalités : FARNE, PECMAM, PREVMA, MIARO ; distribution de suppléments nutritionnels (RUSF) ; formations ANJE.</w:t>
      </w:r>
    </w:p>
    <w:p w14:paraId="453C5185" w14:textId="77777777" w:rsidR="009F551E" w:rsidRDefault="009F551E">
      <w:pPr>
        <w:spacing w:before="60"/>
      </w:pPr>
    </w:p>
    <w:p w14:paraId="3610257F" w14:textId="77777777" w:rsidR="009F551E" w:rsidRDefault="00565F4A">
      <w:pPr>
        <w:spacing w:before="80" w:after="40"/>
      </w:pPr>
      <w:r>
        <w:rPr>
          <w:b/>
          <w:bCs/>
          <w:color w:val="0071BC"/>
          <w:sz w:val="24"/>
          <w:szCs w:val="24"/>
        </w:rPr>
        <w:t>Activité A3 : Assistance alimentaire et monétaire inconditionnelle</w:t>
      </w:r>
    </w:p>
    <w:p w14:paraId="247B4C3C" w14:textId="77777777" w:rsidR="009F551E" w:rsidRDefault="00565F4A">
      <w:pPr>
        <w:spacing w:before="60" w:after="100" w:line="276" w:lineRule="auto"/>
        <w:jc w:val="both"/>
      </w:pPr>
      <w:r>
        <w:t>Lors des chocs climatiques ou humanitaires dépassant les capacités locales d'absorption, le PAM déploie une assistance alimentaire directe (GFD : distribution générale de vivres) ou des transferts monétaires inconditionnels (CBT) pour couvrir les besoins alimentaires immédiats des ménages vulnérables. Le choix entre vivres et cash est déterminé par l'analyse des marchés locaux (EMMA) et des préférences des bénéficiaires. Les filets sociaux adaptifs permettent de moduler le niveau d'assistance en fonction de l'intensité des chocs.</w:t>
      </w:r>
    </w:p>
    <w:p w14:paraId="29285E22" w14:textId="77777777" w:rsidR="009F551E" w:rsidRDefault="00565F4A">
      <w:pPr>
        <w:pStyle w:val="ListParagraph"/>
        <w:numPr>
          <w:ilvl w:val="0"/>
          <w:numId w:val="22"/>
        </w:numPr>
        <w:spacing w:before="40" w:after="60"/>
      </w:pPr>
      <w:r>
        <w:t>Résultats attendus : Couverture des besoins alimentaires minimaux ; prévention du recours à des stratégies d'adaptation négatives ; maintien de la consommation alimentaire des ménages vulnérables.</w:t>
      </w:r>
    </w:p>
    <w:p w14:paraId="0CB00B02" w14:textId="77777777" w:rsidR="009F551E" w:rsidRDefault="00565F4A">
      <w:pPr>
        <w:pStyle w:val="ListParagraph"/>
        <w:numPr>
          <w:ilvl w:val="0"/>
          <w:numId w:val="22"/>
        </w:numPr>
        <w:spacing w:before="40" w:after="60"/>
      </w:pPr>
      <w:r>
        <w:t>Partenaires clés : BNGRC, collectivités locales, ONG partenaires, prestataires de transferts numériques.</w:t>
      </w:r>
    </w:p>
    <w:p w14:paraId="58A2F83C" w14:textId="77777777" w:rsidR="009F551E" w:rsidRDefault="00565F4A">
      <w:pPr>
        <w:pStyle w:val="ListParagraph"/>
        <w:numPr>
          <w:ilvl w:val="0"/>
          <w:numId w:val="22"/>
        </w:numPr>
        <w:spacing w:before="40" w:after="60"/>
      </w:pPr>
      <w:r>
        <w:t>Modalités : GFD (rations standardisées), CBT (transferts mobiles), filets sociaux adaptatifs, ciblage participatif.</w:t>
      </w:r>
    </w:p>
    <w:p w14:paraId="7F19EB96" w14:textId="77777777" w:rsidR="009F551E" w:rsidRDefault="009F551E">
      <w:pPr>
        <w:spacing w:before="60"/>
      </w:pPr>
    </w:p>
    <w:p w14:paraId="206FD8DF" w14:textId="77777777" w:rsidR="009F551E" w:rsidRDefault="00565F4A">
      <w:pPr>
        <w:spacing w:before="80" w:after="40"/>
      </w:pPr>
      <w:r>
        <w:rPr>
          <w:b/>
          <w:bCs/>
          <w:color w:val="0071BC"/>
          <w:sz w:val="24"/>
          <w:szCs w:val="24"/>
        </w:rPr>
        <w:t>Activité A4 : Alimentation scolaire en situation d'urgence et rations à emporter (THR)</w:t>
      </w:r>
    </w:p>
    <w:p w14:paraId="7DDFB4C1" w14:textId="77777777" w:rsidR="009F551E" w:rsidRDefault="00565F4A">
      <w:pPr>
        <w:spacing w:before="60" w:after="100" w:line="276" w:lineRule="auto"/>
        <w:jc w:val="both"/>
      </w:pPr>
      <w:r>
        <w:t>Les programmes d'alimentation scolaire d'urgence fournissent des repas chauds dans les écoles affectées par les chocs, maintenant la fréquentation scolaire et protégeant l'état nutritionnel des enfants. Les rations à emporter (Take Home Rations ou THR), remises aux filles ayant une assiduité suffisante, constituent également une incitation à la scolarisation des filles et un soutien nutritionnel aux ménages les plus vulnérables. Ces programmes sont déployés en complémentarité des programmes d'alimentation scolaire réguliers.</w:t>
      </w:r>
    </w:p>
    <w:p w14:paraId="0A2656D7" w14:textId="77777777" w:rsidR="009F551E" w:rsidRDefault="00565F4A">
      <w:pPr>
        <w:pStyle w:val="ListParagraph"/>
        <w:numPr>
          <w:ilvl w:val="0"/>
          <w:numId w:val="22"/>
        </w:numPr>
        <w:spacing w:before="40" w:after="60"/>
      </w:pPr>
      <w:r>
        <w:t>Résultats attendus : Maintien de la fréquentation scolaire pendant les crises ; protection nutritionnelle des enfants d'âge scolaire ; soutien indirect aux ménages bénéficiaires de THR.</w:t>
      </w:r>
    </w:p>
    <w:p w14:paraId="7BDE19FE" w14:textId="77777777" w:rsidR="009F551E" w:rsidRDefault="00565F4A">
      <w:pPr>
        <w:pStyle w:val="ListParagraph"/>
        <w:numPr>
          <w:ilvl w:val="0"/>
          <w:numId w:val="22"/>
        </w:numPr>
        <w:spacing w:before="40" w:after="60"/>
      </w:pPr>
      <w:r>
        <w:t>Partenaires clés : Ministère de l'Éducation Nationale, collectivités locales, associations de parents d'élèves.</w:t>
      </w:r>
    </w:p>
    <w:p w14:paraId="129825B4" w14:textId="77777777" w:rsidR="009F551E" w:rsidRDefault="00565F4A">
      <w:pPr>
        <w:pStyle w:val="ListParagraph"/>
        <w:numPr>
          <w:ilvl w:val="0"/>
          <w:numId w:val="22"/>
        </w:numPr>
        <w:spacing w:before="40" w:after="60"/>
      </w:pPr>
      <w:r>
        <w:t>Modalités : Rations scolaires standardisées, THR ciblés sur les filles, comités de gestion scolaires.</w:t>
      </w:r>
    </w:p>
    <w:p w14:paraId="71EB2AC0" w14:textId="77777777" w:rsidR="009F551E" w:rsidRDefault="009F551E">
      <w:pPr>
        <w:spacing w:before="60"/>
      </w:pPr>
    </w:p>
    <w:p w14:paraId="65D40913" w14:textId="77777777" w:rsidR="009F551E" w:rsidRDefault="00565F4A">
      <w:pPr>
        <w:spacing w:before="80" w:after="40"/>
      </w:pPr>
      <w:r>
        <w:rPr>
          <w:b/>
          <w:bCs/>
          <w:color w:val="0071BC"/>
          <w:sz w:val="24"/>
          <w:szCs w:val="24"/>
        </w:rPr>
        <w:t>Activité A5 : Inclusion financière et assurance agricole</w:t>
      </w:r>
    </w:p>
    <w:p w14:paraId="126D0B87" w14:textId="77777777" w:rsidR="009F551E" w:rsidRDefault="00565F4A">
      <w:pPr>
        <w:spacing w:before="60" w:after="100" w:line="276" w:lineRule="auto"/>
        <w:jc w:val="both"/>
      </w:pPr>
      <w:r>
        <w:t>Le PAM appuie la structuration et le renforcement des Associations Villageoises d'Épargne et de Crédit (AVEC), qui permettent aux ménages ruraux d'accéder à l'épargne et au crédit en dehors du système bancaire formel. En parallèle, des mécanismes d'assurance agricole indicielle (basée sur des indices climatiques tels que le déficit pluviométrique) sont développés pour protéger les producteurs contre les chocs climatiques et sécuriser leurs investissements agricoles. Ces dispositifs sont conçus pour être progressivement pris en charge par les institutions financières locales.</w:t>
      </w:r>
    </w:p>
    <w:p w14:paraId="7C5FE38D" w14:textId="77777777" w:rsidR="009F551E" w:rsidRDefault="00565F4A">
      <w:pPr>
        <w:pStyle w:val="ListParagraph"/>
        <w:numPr>
          <w:ilvl w:val="0"/>
          <w:numId w:val="22"/>
        </w:numPr>
        <w:spacing w:before="40" w:after="60"/>
      </w:pPr>
      <w:r>
        <w:t>Résultats attendus : Ménages ruraux disposant d'un accès à l'épargne et au crédit ; producteurs protégés par des mécanismes d'assurance agricole ; investissements productifs sécurisés.</w:t>
      </w:r>
    </w:p>
    <w:p w14:paraId="05A98A31" w14:textId="77777777" w:rsidR="009F551E" w:rsidRDefault="00565F4A">
      <w:pPr>
        <w:pStyle w:val="ListParagraph"/>
        <w:numPr>
          <w:ilvl w:val="0"/>
          <w:numId w:val="22"/>
        </w:numPr>
        <w:spacing w:before="40" w:after="60"/>
      </w:pPr>
      <w:r>
        <w:t>Partenaires clés : Institutions de microfinance, compagnies d'assurance, Ministère des Finances.</w:t>
      </w:r>
    </w:p>
    <w:p w14:paraId="542737EA" w14:textId="77777777" w:rsidR="009F551E" w:rsidRDefault="00565F4A">
      <w:pPr>
        <w:pStyle w:val="ListParagraph"/>
        <w:numPr>
          <w:ilvl w:val="0"/>
          <w:numId w:val="22"/>
        </w:numPr>
        <w:spacing w:before="40" w:after="60"/>
      </w:pPr>
      <w:r>
        <w:t>Modalités : Formation et accompagnement des AVEC, développement de produits d'assurance indicielle, partenariats avec les IMF.</w:t>
      </w:r>
    </w:p>
    <w:p w14:paraId="7F98FC19" w14:textId="77777777" w:rsidR="009F551E" w:rsidRDefault="009F551E">
      <w:pPr>
        <w:spacing w:before="120"/>
      </w:pPr>
    </w:p>
    <w:p w14:paraId="102A12DC" w14:textId="77D9669C" w:rsidR="009F551E" w:rsidRDefault="00565F4A" w:rsidP="2FEEB2A7">
      <w:pPr>
        <w:pStyle w:val="Heading2"/>
        <w:spacing w:before="300"/>
      </w:pPr>
      <w:r>
        <w:t>A.3 Pilier Adaptation</w:t>
      </w:r>
    </w:p>
    <w:p w14:paraId="39222CEE" w14:textId="77777777" w:rsidR="009F551E" w:rsidRDefault="00565F4A">
      <w:pPr>
        <w:spacing w:before="80" w:after="40"/>
      </w:pPr>
      <w:r>
        <w:rPr>
          <w:b/>
          <w:bCs/>
          <w:color w:val="0071BC"/>
          <w:sz w:val="24"/>
          <w:szCs w:val="24"/>
        </w:rPr>
        <w:t>Activité Ad1 : Développement des infrastructures productives et environnementales</w:t>
      </w:r>
    </w:p>
    <w:p w14:paraId="6F228A56" w14:textId="77777777" w:rsidR="009F551E" w:rsidRDefault="00565F4A">
      <w:pPr>
        <w:spacing w:before="60" w:after="100" w:line="276" w:lineRule="auto"/>
        <w:jc w:val="both"/>
      </w:pPr>
      <w:r>
        <w:t>Le PAM investit dans la construction et la réhabilitation d'infrastructures productives qui améliorent durablement les capacités agricoles des communautés : périmètres irrigués, canaux d'adduction d'eau, ouvrages de rétention et de recharge des nappes, pistes rurales d'accès aux marchés, installations de stockage post-récolte, unités de transformation agroalimentaire. Ces investissements réduisent la dépendance à la pluviométrie, améliorent la sécurité alimentaire saisonnière et créent les conditions d'une intégration durable aux marchés.</w:t>
      </w:r>
    </w:p>
    <w:p w14:paraId="1B220A51" w14:textId="77777777" w:rsidR="009F551E" w:rsidRDefault="00565F4A">
      <w:pPr>
        <w:pStyle w:val="ListParagraph"/>
        <w:numPr>
          <w:ilvl w:val="0"/>
          <w:numId w:val="22"/>
        </w:numPr>
        <w:spacing w:before="40" w:after="60"/>
      </w:pPr>
      <w:r>
        <w:t>Résultats attendus : Surfaces irriguées augmentées ; pertes post-récolte réduites ; accès aux marchés amélioré ; emplois locaux créés.</w:t>
      </w:r>
    </w:p>
    <w:p w14:paraId="03F28FAF" w14:textId="77777777" w:rsidR="009F551E" w:rsidRDefault="00565F4A">
      <w:pPr>
        <w:pStyle w:val="ListParagraph"/>
        <w:numPr>
          <w:ilvl w:val="0"/>
          <w:numId w:val="22"/>
        </w:numPr>
        <w:spacing w:before="40" w:after="60"/>
      </w:pPr>
      <w:r>
        <w:t>Partenaires clés : Ministère de l'Agriculture, collectivités locales, CIRAD, GIZ, FAO.</w:t>
      </w:r>
    </w:p>
    <w:p w14:paraId="0B7EE047" w14:textId="77777777" w:rsidR="009F551E" w:rsidRDefault="00565F4A">
      <w:pPr>
        <w:pStyle w:val="ListParagraph"/>
        <w:numPr>
          <w:ilvl w:val="0"/>
          <w:numId w:val="22"/>
        </w:numPr>
        <w:spacing w:before="40" w:after="60"/>
      </w:pPr>
      <w:r>
        <w:t>Modalités : FFA, marchés publics locaux, comités de gestion des infrastructures (COGES), maintenance communautaire.</w:t>
      </w:r>
    </w:p>
    <w:p w14:paraId="1D6EC402" w14:textId="77777777" w:rsidR="009F551E" w:rsidRDefault="009F551E">
      <w:pPr>
        <w:spacing w:before="60"/>
      </w:pPr>
    </w:p>
    <w:p w14:paraId="3D624DC1" w14:textId="77777777" w:rsidR="009F551E" w:rsidRDefault="00565F4A">
      <w:pPr>
        <w:spacing w:before="80" w:after="40"/>
      </w:pPr>
      <w:r>
        <w:rPr>
          <w:b/>
          <w:bCs/>
          <w:color w:val="0071BC"/>
          <w:sz w:val="24"/>
          <w:szCs w:val="24"/>
        </w:rPr>
        <w:t>Activité Ad2 : Rapid Rural Transformation (RRT)</w:t>
      </w:r>
    </w:p>
    <w:p w14:paraId="7F4DB475" w14:textId="77777777" w:rsidR="009F551E" w:rsidRDefault="00565F4A">
      <w:pPr>
        <w:spacing w:before="60" w:after="100" w:line="276" w:lineRule="auto"/>
        <w:jc w:val="both"/>
      </w:pPr>
      <w:r>
        <w:t>Les sites RRT sont des hubs multifonctionnels alimentés à l'énergie solaire, fournissant en un seul lieu : accès à l'électricité pour les ménages et activités productives, pompage et distribution d'eau, transformation agroalimentaire (moulin, décortiqueuse, séchage), connectivité numérique (téléphonie, internet), et services économiques (paiements numériques, accès aux marchés en ligne). Chaque site RRT est géré par une coopérative locale et conçu pour être économiquement viable à long terme grâce à la vente de services.</w:t>
      </w:r>
    </w:p>
    <w:p w14:paraId="6310FA6B" w14:textId="77777777" w:rsidR="009F551E" w:rsidRDefault="00565F4A">
      <w:pPr>
        <w:pStyle w:val="ListParagraph"/>
        <w:numPr>
          <w:ilvl w:val="0"/>
          <w:numId w:val="22"/>
        </w:numPr>
        <w:spacing w:before="40" w:after="60"/>
      </w:pPr>
      <w:r>
        <w:t>Résultats attendus : Accès à l'énergie propre dans les zones rurales reculées ; réduction des coûts de transformation ; création d'emplois et de revenus locaux ; amélioration de la qualité et de la valeur ajoutée des produits agricoles.</w:t>
      </w:r>
    </w:p>
    <w:p w14:paraId="1D63B5E9" w14:textId="77777777" w:rsidR="009F551E" w:rsidRDefault="00565F4A">
      <w:pPr>
        <w:pStyle w:val="ListParagraph"/>
        <w:numPr>
          <w:ilvl w:val="0"/>
          <w:numId w:val="22"/>
        </w:numPr>
        <w:spacing w:before="40" w:after="60"/>
      </w:pPr>
      <w:r>
        <w:t>Partenaires clés : Ministère de l'Énergie, secteur privé, coopératives locales.</w:t>
      </w:r>
    </w:p>
    <w:p w14:paraId="154679B9" w14:textId="77777777" w:rsidR="009F551E" w:rsidRDefault="00565F4A">
      <w:pPr>
        <w:pStyle w:val="ListParagraph"/>
        <w:numPr>
          <w:ilvl w:val="0"/>
          <w:numId w:val="22"/>
        </w:numPr>
        <w:spacing w:before="40" w:after="60"/>
      </w:pPr>
      <w:r>
        <w:t>Modalités : Construction et équipement des sites, formation des gestionnaires, modèles économiques de vente de services, intégration aux chaînes SAMS.</w:t>
      </w:r>
    </w:p>
    <w:p w14:paraId="4BB86C06" w14:textId="77777777" w:rsidR="009F551E" w:rsidRDefault="009F551E">
      <w:pPr>
        <w:spacing w:before="60"/>
      </w:pPr>
    </w:p>
    <w:p w14:paraId="7D14F665" w14:textId="77777777" w:rsidR="009F551E" w:rsidRDefault="00565F4A">
      <w:pPr>
        <w:spacing w:before="80" w:after="40"/>
      </w:pPr>
      <w:r>
        <w:rPr>
          <w:b/>
          <w:bCs/>
          <w:color w:val="0071BC"/>
          <w:sz w:val="24"/>
          <w:szCs w:val="24"/>
        </w:rPr>
        <w:t>Activité Ad3 : Renforcement des organisations paysannes (OP) via SAMS</w:t>
      </w:r>
    </w:p>
    <w:p w14:paraId="283D8731" w14:textId="77777777" w:rsidR="009F551E" w:rsidRDefault="00565F4A">
      <w:pPr>
        <w:spacing w:before="60" w:after="100" w:line="276" w:lineRule="auto"/>
        <w:jc w:val="both"/>
      </w:pPr>
      <w:r>
        <w:t>Le PAM appuie les organisations paysannes (OP), coopératives et groupements de producteurs dans leur développement organisationnel, technique et commercial. L'outil FORMA du PAM permet d'évaluer le niveau de maturité de chaque OP et d'adapter le paquet d'appui : gouvernance et gestion, formation agricole, accès aux intrants de qualité, équipements, réduction des pertes post-récolte, contractualisation et accès aux marchés institutionnels (HGSF, achats locaux PAM) et privés. L'accès aux services financiers est facilité en parallèle via les institutions de microfinance partenaires.</w:t>
      </w:r>
    </w:p>
    <w:p w14:paraId="5B781813" w14:textId="77777777" w:rsidR="009F551E" w:rsidRDefault="00565F4A">
      <w:pPr>
        <w:pStyle w:val="ListParagraph"/>
        <w:numPr>
          <w:ilvl w:val="0"/>
          <w:numId w:val="22"/>
        </w:numPr>
        <w:spacing w:before="40" w:after="60"/>
      </w:pPr>
      <w:r>
        <w:t>Résultats attendus : OP structurées et fonctionnelles ; volumes de production commercialisés augmentés ; revenus des membres stabilisés ; accès aux marchés formels sécurisés.</w:t>
      </w:r>
    </w:p>
    <w:p w14:paraId="2940705D" w14:textId="77777777" w:rsidR="009F551E" w:rsidRDefault="00565F4A">
      <w:pPr>
        <w:pStyle w:val="ListParagraph"/>
        <w:numPr>
          <w:ilvl w:val="0"/>
          <w:numId w:val="22"/>
        </w:numPr>
        <w:spacing w:before="40" w:after="60"/>
      </w:pPr>
      <w:r>
        <w:t>Partenaires clés : Ministère de l'Agriculture, institutions de microfinance, acheteurs institutionnels et privés, FIDA.</w:t>
      </w:r>
    </w:p>
    <w:p w14:paraId="282362FF" w14:textId="77777777" w:rsidR="009F551E" w:rsidRDefault="00565F4A">
      <w:pPr>
        <w:pStyle w:val="ListParagraph"/>
        <w:numPr>
          <w:ilvl w:val="0"/>
          <w:numId w:val="22"/>
        </w:numPr>
        <w:spacing w:before="40" w:after="60"/>
      </w:pPr>
      <w:r>
        <w:t>Modalités : AMI (Appel à Manifestation d'Intérêt), diagnostic FORMA, paquets d'appui différenciés, contrats de performance.</w:t>
      </w:r>
    </w:p>
    <w:p w14:paraId="7099A7DA" w14:textId="77777777" w:rsidR="009F551E" w:rsidRDefault="009F551E">
      <w:pPr>
        <w:spacing w:before="60"/>
      </w:pPr>
    </w:p>
    <w:p w14:paraId="51C94085" w14:textId="77777777" w:rsidR="009F551E" w:rsidRDefault="00565F4A">
      <w:pPr>
        <w:spacing w:before="80" w:after="40"/>
      </w:pPr>
      <w:r>
        <w:rPr>
          <w:b/>
          <w:bCs/>
          <w:color w:val="0071BC"/>
          <w:sz w:val="24"/>
          <w:szCs w:val="24"/>
        </w:rPr>
        <w:t>Activité Ad4 : Développement des chaînes de valeur sensibles à la nutrition</w:t>
      </w:r>
    </w:p>
    <w:p w14:paraId="30BCFE91" w14:textId="2E6D1BFB" w:rsidR="009F551E" w:rsidRDefault="00565F4A">
      <w:pPr>
        <w:spacing w:before="60" w:after="100" w:line="276" w:lineRule="auto"/>
        <w:jc w:val="both"/>
      </w:pPr>
      <w:r>
        <w:t>Le PAM soutient le développement de chaînes de valeur pour des filières à haute valeur nutritive (légumineuses, légumes, fruits, produits animaux) qui améliorent la disponibilité et l'accessibilité d'aliments nutritifs pour les ménages. Cette approche intègre des considérations nutritionnelles à tous les maillons de la chaîne</w:t>
      </w:r>
      <w:r w:rsidR="2AB20898">
        <w:t>,</w:t>
      </w:r>
      <w:r>
        <w:t xml:space="preserve"> choix variétal, pratiques de production, transformation, conditionnement, distribution et communication afin d'optimiser la qualité nutritionnelle des produits tout en réduisant les pertes.</w:t>
      </w:r>
    </w:p>
    <w:p w14:paraId="5D7EC8C1" w14:textId="77777777" w:rsidR="009F551E" w:rsidRDefault="00565F4A">
      <w:pPr>
        <w:pStyle w:val="ListParagraph"/>
        <w:numPr>
          <w:ilvl w:val="0"/>
          <w:numId w:val="22"/>
        </w:numPr>
        <w:spacing w:before="40" w:after="60"/>
      </w:pPr>
      <w:r>
        <w:t>Résultats attendus : Diversité alimentaire améliorée dans les zones d'intervention ; revenus des producteurs de filières nutritives augmentés ; offre en aliments nutritifs locaux renforcée.</w:t>
      </w:r>
    </w:p>
    <w:p w14:paraId="63E88A46" w14:textId="77777777" w:rsidR="009F551E" w:rsidRDefault="00565F4A">
      <w:pPr>
        <w:pStyle w:val="ListParagraph"/>
        <w:numPr>
          <w:ilvl w:val="0"/>
          <w:numId w:val="22"/>
        </w:numPr>
        <w:spacing w:before="40" w:after="60"/>
      </w:pPr>
      <w:r>
        <w:t>Partenaires clés : ONN, FAO, UNICEF, secteur privé agroalimentaire, grandes surfaces et marchés locaux.</w:t>
      </w:r>
    </w:p>
    <w:p w14:paraId="6B0D8A6D" w14:textId="77777777" w:rsidR="009F551E" w:rsidRDefault="00565F4A">
      <w:pPr>
        <w:pStyle w:val="ListParagraph"/>
        <w:numPr>
          <w:ilvl w:val="0"/>
          <w:numId w:val="22"/>
        </w:numPr>
        <w:spacing w:before="40" w:after="60"/>
      </w:pPr>
      <w:r>
        <w:t>Modalités : Analyses de chaînes de valeur, études de marché, formations techniques, certifications qualité, connexion aux marchés.</w:t>
      </w:r>
    </w:p>
    <w:p w14:paraId="01846020" w14:textId="77777777" w:rsidR="009F551E" w:rsidRDefault="009F551E">
      <w:pPr>
        <w:spacing w:before="60"/>
      </w:pPr>
    </w:p>
    <w:p w14:paraId="4E686E16" w14:textId="77777777" w:rsidR="009F551E" w:rsidRDefault="00565F4A">
      <w:pPr>
        <w:spacing w:before="80" w:after="40"/>
      </w:pPr>
      <w:r>
        <w:rPr>
          <w:b/>
          <w:bCs/>
          <w:color w:val="0071BC"/>
          <w:sz w:val="24"/>
          <w:szCs w:val="24"/>
        </w:rPr>
        <w:t>Activité Ad5 : Pratiques agroécologiques et climato-intelligentes</w:t>
      </w:r>
    </w:p>
    <w:p w14:paraId="17542042" w14:textId="77777777" w:rsidR="009F551E" w:rsidRDefault="00565F4A">
      <w:pPr>
        <w:spacing w:before="60" w:after="100" w:line="276" w:lineRule="auto"/>
        <w:jc w:val="both"/>
      </w:pPr>
      <w:r>
        <w:t>Le PAM promeut l'adoption de pratiques agricoles qui améliorent la productivité tout en réduisant la vulnérabilité aux aléas climatiques et la dégradation des ressources naturelles. Ces pratiques incluent : diversification des cultures et des variétés résistantes à la sécheresse, agroforesterie, gestion durable des sols et des parcours, techniques de conservation de l'eau (zaï, cordons pierreux, demi-lunes), compostage et fertilisation organique. Des campagnes de changement de comportement social et de communication (SBCC) sont conduites pour faciliter l'adoption de ces pratiques.</w:t>
      </w:r>
    </w:p>
    <w:p w14:paraId="11662FE3" w14:textId="77777777" w:rsidR="009F551E" w:rsidRDefault="00565F4A">
      <w:pPr>
        <w:pStyle w:val="ListParagraph"/>
        <w:numPr>
          <w:ilvl w:val="0"/>
          <w:numId w:val="22"/>
        </w:numPr>
        <w:spacing w:before="40" w:after="60"/>
      </w:pPr>
      <w:r>
        <w:t>Résultats attendus : Rendements agricoles stabilisés face aux aléas climatiques ; dégradation des sols freinée ; revenus agricoles diversifiés et sécurisés.</w:t>
      </w:r>
    </w:p>
    <w:p w14:paraId="1847DBE1" w14:textId="77777777" w:rsidR="009F551E" w:rsidRDefault="00565F4A">
      <w:pPr>
        <w:pStyle w:val="ListParagraph"/>
        <w:numPr>
          <w:ilvl w:val="0"/>
          <w:numId w:val="22"/>
        </w:numPr>
        <w:spacing w:before="40" w:after="60"/>
      </w:pPr>
      <w:r>
        <w:t>Partenaires clés : Ministère de l'Agriculture, CIRAD, IRD, services de vulgarisation, ONG environnementales.</w:t>
      </w:r>
    </w:p>
    <w:p w14:paraId="17CAF3FF" w14:textId="77777777" w:rsidR="009F551E" w:rsidRDefault="00565F4A">
      <w:pPr>
        <w:pStyle w:val="ListParagraph"/>
        <w:numPr>
          <w:ilvl w:val="0"/>
          <w:numId w:val="22"/>
        </w:numPr>
        <w:spacing w:before="40" w:after="60"/>
      </w:pPr>
      <w:r>
        <w:t>Modalités : Champs-écoles paysans, formations pratiques, démonstrations, échanges entre pairs, SBCC.</w:t>
      </w:r>
    </w:p>
    <w:p w14:paraId="5FFF4C62" w14:textId="77777777" w:rsidR="009F551E" w:rsidRDefault="009F551E">
      <w:pPr>
        <w:spacing w:before="120"/>
      </w:pPr>
    </w:p>
    <w:p w14:paraId="1E3615D9" w14:textId="48FF2E85" w:rsidR="009F551E" w:rsidRDefault="00565F4A" w:rsidP="2FEEB2A7">
      <w:pPr>
        <w:pStyle w:val="Heading2"/>
        <w:spacing w:before="300"/>
      </w:pPr>
      <w:r>
        <w:t>A.4 Pilier Transformation</w:t>
      </w:r>
    </w:p>
    <w:p w14:paraId="1BF0E2FA" w14:textId="77777777" w:rsidR="009F551E" w:rsidRDefault="00565F4A">
      <w:pPr>
        <w:spacing w:before="80" w:after="40"/>
      </w:pPr>
      <w:r>
        <w:rPr>
          <w:b/>
          <w:bCs/>
          <w:color w:val="0071BC"/>
          <w:sz w:val="24"/>
          <w:szCs w:val="24"/>
        </w:rPr>
        <w:t>Activité T1 : Génération d'évidences et apprentissage</w:t>
      </w:r>
    </w:p>
    <w:p w14:paraId="03404CB1" w14:textId="77777777" w:rsidR="009F551E" w:rsidRDefault="00565F4A">
      <w:pPr>
        <w:spacing w:before="60" w:after="100" w:line="276" w:lineRule="auto"/>
        <w:jc w:val="both"/>
      </w:pPr>
      <w:r>
        <w:t>Le PAM développe des partenariats de recherche avec les universités nationales et les instituts internationaux (CIRAD, IRD, CGIAR) pour produire des évidences sur l'efficacité et la rentabilité des interventions de résilience à Madagascar. Ces recherches couvrent notamment : évaluation d'impact des dispositifs SAMS et RRT, analyse coût-bénéfice de l'assurance agricole, efficacité des actions anticipatoires, lien entre nutrition et résilience économique. Les résultats alimentent les révisions programmatiques et le plaidoyer auprès des décideurs.</w:t>
      </w:r>
    </w:p>
    <w:p w14:paraId="54CADACC" w14:textId="77777777" w:rsidR="009F551E" w:rsidRDefault="00565F4A">
      <w:pPr>
        <w:pStyle w:val="ListParagraph"/>
        <w:numPr>
          <w:ilvl w:val="0"/>
          <w:numId w:val="22"/>
        </w:numPr>
        <w:spacing w:before="40" w:after="60"/>
      </w:pPr>
      <w:r>
        <w:t>Résultats attendus : Base de données probantes sur l'efficacité des interventions ; décisions programmatiques informées par les évidences ; plaidoyer renforcé auprès des donateurs et du gouvernement.</w:t>
      </w:r>
    </w:p>
    <w:p w14:paraId="05389C4E" w14:textId="77777777" w:rsidR="009F551E" w:rsidRDefault="00565F4A">
      <w:pPr>
        <w:pStyle w:val="ListParagraph"/>
        <w:numPr>
          <w:ilvl w:val="0"/>
          <w:numId w:val="22"/>
        </w:numPr>
        <w:spacing w:before="40" w:after="60"/>
      </w:pPr>
      <w:r>
        <w:t>Partenaires clés : CIRAD, IRD, CGIAR, universités nationales (Antananarivo, Toliara), instituts de statistiques.</w:t>
      </w:r>
    </w:p>
    <w:p w14:paraId="67D11ECC" w14:textId="77777777" w:rsidR="009F551E" w:rsidRDefault="00565F4A">
      <w:pPr>
        <w:pStyle w:val="ListParagraph"/>
        <w:numPr>
          <w:ilvl w:val="0"/>
          <w:numId w:val="22"/>
        </w:numPr>
        <w:spacing w:before="40" w:after="60"/>
      </w:pPr>
      <w:r>
        <w:t>Modalités : Protocoles de recherche, études d'impact, essais contrôlés randomisés (RCT), évaluations participatives, publications et diffusion.</w:t>
      </w:r>
    </w:p>
    <w:p w14:paraId="5C97565E" w14:textId="77777777" w:rsidR="009F551E" w:rsidRDefault="009F551E">
      <w:pPr>
        <w:spacing w:before="60"/>
      </w:pPr>
    </w:p>
    <w:p w14:paraId="34D94152" w14:textId="77777777" w:rsidR="009F551E" w:rsidRDefault="00565F4A">
      <w:pPr>
        <w:spacing w:before="80" w:after="40"/>
      </w:pPr>
      <w:r>
        <w:rPr>
          <w:b/>
          <w:bCs/>
          <w:color w:val="0071BC"/>
          <w:sz w:val="24"/>
          <w:szCs w:val="24"/>
        </w:rPr>
        <w:t>Activité T2 : Intégration de solutions innovantes</w:t>
      </w:r>
    </w:p>
    <w:p w14:paraId="0DABB338" w14:textId="77777777" w:rsidR="009F551E" w:rsidRDefault="00565F4A">
      <w:pPr>
        <w:spacing w:before="60" w:after="100" w:line="276" w:lineRule="auto"/>
        <w:jc w:val="both"/>
      </w:pPr>
      <w:r>
        <w:t>Le PAM pilote et met à l'échelle des solutions innovantes adaptées au contexte malgache : assurance agricole indicielle, digitalisation des services (plateformes de marché, paiements mobiles, cartographie des risques), énergies propres (cuiseurs améliorés, énergie solaire), et promotion de solutions locales éprouvées (FARNE, alimentation scolaire basée sur les produits locaux HGSF). L'innovation est conduite de manière participative, en impliquant les communautés dans le test et l'adaptation des solutions.</w:t>
      </w:r>
    </w:p>
    <w:p w14:paraId="0F072950" w14:textId="77777777" w:rsidR="009F551E" w:rsidRDefault="00565F4A">
      <w:pPr>
        <w:pStyle w:val="ListParagraph"/>
        <w:numPr>
          <w:ilvl w:val="0"/>
          <w:numId w:val="22"/>
        </w:numPr>
        <w:spacing w:before="40" w:after="60"/>
      </w:pPr>
      <w:r>
        <w:t>Résultats attendus : Solutions innovantes testées, adaptées et déployées à l'échelle ; coûts de transaction réduits ; risques climatiques et économiques mieux gérés.</w:t>
      </w:r>
    </w:p>
    <w:p w14:paraId="20C89DDC" w14:textId="77777777" w:rsidR="009F551E" w:rsidRDefault="00565F4A">
      <w:pPr>
        <w:pStyle w:val="ListParagraph"/>
        <w:numPr>
          <w:ilvl w:val="0"/>
          <w:numId w:val="22"/>
        </w:numPr>
        <w:spacing w:before="40" w:after="60"/>
      </w:pPr>
      <w:r>
        <w:t>Partenaires clés : Secteur privé (fintech, assureurs, entreprises d'énergie), GSMA, institutions financières, ONN.</w:t>
      </w:r>
    </w:p>
    <w:p w14:paraId="4B5CB273" w14:textId="77777777" w:rsidR="009F551E" w:rsidRDefault="00565F4A">
      <w:pPr>
        <w:pStyle w:val="ListParagraph"/>
        <w:numPr>
          <w:ilvl w:val="0"/>
          <w:numId w:val="22"/>
        </w:numPr>
        <w:spacing w:before="40" w:after="60"/>
      </w:pPr>
      <w:r>
        <w:t>Modalités : Projets pilotes, partenariats public-privé, évaluations formatives, mise à l'échelle progressive.</w:t>
      </w:r>
    </w:p>
    <w:p w14:paraId="3E36C217" w14:textId="77777777" w:rsidR="009F551E" w:rsidRDefault="009F551E">
      <w:pPr>
        <w:spacing w:before="60"/>
      </w:pPr>
    </w:p>
    <w:p w14:paraId="55C0BDCD" w14:textId="77777777" w:rsidR="009F551E" w:rsidRDefault="00565F4A">
      <w:pPr>
        <w:spacing w:before="80" w:after="40"/>
      </w:pPr>
      <w:r>
        <w:rPr>
          <w:b/>
          <w:bCs/>
          <w:color w:val="0071BC"/>
          <w:sz w:val="24"/>
          <w:szCs w:val="24"/>
        </w:rPr>
        <w:t>Activité T3 : Renforcement de la gouvernance et coordination multi-acteurs</w:t>
      </w:r>
    </w:p>
    <w:p w14:paraId="5E3E4C52" w14:textId="77777777" w:rsidR="009F551E" w:rsidRDefault="00565F4A">
      <w:pPr>
        <w:spacing w:before="60" w:after="100" w:line="276" w:lineRule="auto"/>
        <w:jc w:val="both"/>
      </w:pPr>
      <w:r>
        <w:t>Le PAM appuie les mécanismes de coordination intersectorielle aux niveaux central et décentralisé, notamment les groupes de travail technique sur la résilience, la sécurité alimentaire et la nutrition. Il contribue à l'opérationnalisation de la feuille de route nationale de transformation des systèmes alimentaires en assurant la co-présidence des groupes de travail thématiques et en facilitant le dialogue entre les ministères, les agences onusiennes, les PTF et la société civile.</w:t>
      </w:r>
    </w:p>
    <w:p w14:paraId="1702C061" w14:textId="77777777" w:rsidR="009F551E" w:rsidRDefault="00565F4A">
      <w:pPr>
        <w:pStyle w:val="ListParagraph"/>
        <w:numPr>
          <w:ilvl w:val="0"/>
          <w:numId w:val="22"/>
        </w:numPr>
        <w:spacing w:before="40" w:after="60"/>
      </w:pPr>
      <w:r>
        <w:t>Résultats attendus : Mécanismes de coordination opérationnels ; approches de résilience intégrées dans les politiques sectorielles ; ressources nationales mobilisées.</w:t>
      </w:r>
    </w:p>
    <w:p w14:paraId="5F9B13DE" w14:textId="77777777" w:rsidR="009F551E" w:rsidRDefault="00565F4A">
      <w:pPr>
        <w:pStyle w:val="ListParagraph"/>
        <w:numPr>
          <w:ilvl w:val="0"/>
          <w:numId w:val="22"/>
        </w:numPr>
        <w:spacing w:before="40" w:after="60"/>
      </w:pPr>
      <w:r>
        <w:t>Partenaires clés : Primature, Ministère de l'Agriculture, Ministère de la Santé, ONN, agences ONU, PTF.</w:t>
      </w:r>
    </w:p>
    <w:p w14:paraId="5B560230" w14:textId="77777777" w:rsidR="009F551E" w:rsidRDefault="00565F4A">
      <w:pPr>
        <w:pStyle w:val="ListParagraph"/>
        <w:numPr>
          <w:ilvl w:val="0"/>
          <w:numId w:val="22"/>
        </w:numPr>
        <w:spacing w:before="40" w:after="60"/>
      </w:pPr>
      <w:r>
        <w:t>Modalités : Co-présidence des groupes de travail, notes de politique, ateliers multipartites, MoU sectoriels.</w:t>
      </w:r>
    </w:p>
    <w:p w14:paraId="0D9EE3C7" w14:textId="77777777" w:rsidR="009F551E" w:rsidRDefault="009F551E">
      <w:pPr>
        <w:spacing w:before="60"/>
      </w:pPr>
    </w:p>
    <w:p w14:paraId="2394F1D5" w14:textId="77777777" w:rsidR="009F551E" w:rsidRDefault="00565F4A">
      <w:pPr>
        <w:spacing w:before="80" w:after="40"/>
      </w:pPr>
      <w:r>
        <w:rPr>
          <w:b/>
          <w:bCs/>
          <w:color w:val="0071BC"/>
          <w:sz w:val="24"/>
          <w:szCs w:val="24"/>
        </w:rPr>
        <w:t>Activité T4 : Institutionnalisation des approches de résilience</w:t>
      </w:r>
    </w:p>
    <w:p w14:paraId="240E361F" w14:textId="77777777" w:rsidR="009F551E" w:rsidRDefault="00565F4A">
      <w:pPr>
        <w:spacing w:before="60" w:after="100" w:line="276" w:lineRule="auto"/>
        <w:jc w:val="both"/>
      </w:pPr>
      <w:r>
        <w:t>Le PAM travaille à l'intégration des approches éprouvées dans les politiques, cadres réglementaires et budgets nationaux, afin d'en garantir la pérennité au-delà de la présence de l'organisation. Cela inclut : la formalisation du dispositif FARNE dans la politique nationale de nutrition, l'intégration de l'alimentation scolaire basée sur les produits locaux (HGSF) dans la politique d'alimentation scolaire nationale, le plaidoyer pour l'inscription de lignes budgétaires dédiées à la résilience dans les budgets publics, et la signature de MoU avec les ministères sectoriels concernés.</w:t>
      </w:r>
    </w:p>
    <w:p w14:paraId="503F1083" w14:textId="77777777" w:rsidR="009F551E" w:rsidRDefault="00565F4A">
      <w:pPr>
        <w:pStyle w:val="ListParagraph"/>
        <w:numPr>
          <w:ilvl w:val="0"/>
          <w:numId w:val="22"/>
        </w:numPr>
        <w:spacing w:before="40" w:after="60"/>
      </w:pPr>
      <w:r>
        <w:t>Résultats attendus : Dispositifs FARNE, HGSF et assurance agricole institutionnalisés ; lignes budgétaires allouées ; MoU signés avec les ministères sectoriels.</w:t>
      </w:r>
    </w:p>
    <w:p w14:paraId="1E6955D9" w14:textId="77777777" w:rsidR="009F551E" w:rsidRDefault="00565F4A">
      <w:pPr>
        <w:pStyle w:val="ListParagraph"/>
        <w:numPr>
          <w:ilvl w:val="0"/>
          <w:numId w:val="22"/>
        </w:numPr>
        <w:spacing w:before="40" w:after="60"/>
      </w:pPr>
      <w:r>
        <w:t>Partenaires clés : Ministère des Finances, Ministère de l'Agriculture, Ministère de l'Éducation, ONN, Parlement.</w:t>
      </w:r>
    </w:p>
    <w:p w14:paraId="4A0F1AA8" w14:textId="77777777" w:rsidR="009F551E" w:rsidRDefault="00565F4A">
      <w:pPr>
        <w:pStyle w:val="ListParagraph"/>
        <w:numPr>
          <w:ilvl w:val="0"/>
          <w:numId w:val="22"/>
        </w:numPr>
        <w:spacing w:before="40" w:after="60"/>
      </w:pPr>
      <w:r>
        <w:t>Modalités : Plaidoyer basé sur les évidences, assistance technique aux ministères, processus budgétaires, révisions des politiques sectorielles.</w:t>
      </w:r>
    </w:p>
    <w:p w14:paraId="407E7B0B" w14:textId="77777777" w:rsidR="009F551E" w:rsidRDefault="00565F4A">
      <w:r>
        <w:br w:type="page"/>
      </w:r>
    </w:p>
    <w:p w14:paraId="4F4330EF" w14:textId="77777777" w:rsidR="009F551E" w:rsidRDefault="00565F4A">
      <w:pPr>
        <w:pStyle w:val="Heading1"/>
        <w:spacing w:before="300" w:after="120"/>
      </w:pPr>
      <w:r>
        <w:t>Annexe B : Liste des documents de référence et manuels de mise en œuvre</w:t>
      </w:r>
    </w:p>
    <w:p w14:paraId="5FB915CB" w14:textId="77777777" w:rsidR="009F551E" w:rsidRDefault="009F551E">
      <w:pPr>
        <w:pBdr>
          <w:bottom w:val="single" w:sz="6" w:space="1" w:color="0071BC"/>
        </w:pBdr>
        <w:spacing w:after="160"/>
      </w:pPr>
    </w:p>
    <w:p w14:paraId="5A85E5D6" w14:textId="77777777" w:rsidR="009F551E" w:rsidRDefault="00565F4A">
      <w:pPr>
        <w:spacing w:before="60" w:after="100" w:line="276" w:lineRule="auto"/>
        <w:jc w:val="both"/>
      </w:pPr>
      <w:r>
        <w:t>Les documents suivants constituent les annexes opérationnelles de la présente stratégie :</w:t>
      </w:r>
    </w:p>
    <w:p w14:paraId="5DCF1B75" w14:textId="77777777" w:rsidR="009F551E" w:rsidRDefault="009F551E">
      <w:pPr>
        <w:spacing w:before="60"/>
      </w:pPr>
    </w:p>
    <w:p w14:paraId="6D5D33BD" w14:textId="77777777" w:rsidR="009F551E" w:rsidRDefault="00565F4A">
      <w:pPr>
        <w:pStyle w:val="ListParagraph"/>
        <w:numPr>
          <w:ilvl w:val="0"/>
          <w:numId w:val="30"/>
        </w:numPr>
        <w:spacing w:before="40" w:after="60"/>
      </w:pPr>
      <w:r>
        <w:t>Manuels de mise en œuvre : Distribution Générale de Vivres (GFD)</w:t>
      </w:r>
    </w:p>
    <w:p w14:paraId="2B96CA81" w14:textId="77777777" w:rsidR="009F551E" w:rsidRDefault="00565F4A">
      <w:pPr>
        <w:pStyle w:val="ListParagraph"/>
        <w:numPr>
          <w:ilvl w:val="0"/>
          <w:numId w:val="30"/>
        </w:numPr>
        <w:spacing w:before="40" w:after="60"/>
      </w:pPr>
      <w:r>
        <w:t>Manuels de mise en œuvre Nutrition (FARNE, PECMAM, PREVMA, MIARO)</w:t>
      </w:r>
    </w:p>
    <w:p w14:paraId="52E37F9E" w14:textId="77777777" w:rsidR="009F551E" w:rsidRDefault="00565F4A">
      <w:pPr>
        <w:pStyle w:val="ListParagraph"/>
        <w:numPr>
          <w:ilvl w:val="0"/>
          <w:numId w:val="30"/>
        </w:numPr>
        <w:spacing w:before="40" w:after="60"/>
      </w:pPr>
      <w:r>
        <w:t>Manuel de mise en œuvre de l'alimentation scolaire</w:t>
      </w:r>
    </w:p>
    <w:p w14:paraId="7CA3B88C" w14:textId="77777777" w:rsidR="009F551E" w:rsidRDefault="00565F4A">
      <w:pPr>
        <w:pStyle w:val="ListParagraph"/>
        <w:numPr>
          <w:ilvl w:val="0"/>
          <w:numId w:val="30"/>
        </w:numPr>
        <w:spacing w:before="40" w:after="60"/>
      </w:pPr>
      <w:r>
        <w:t>Manuel de mise en œuvre du HGSF (Home-Grown School Feeding)</w:t>
      </w:r>
    </w:p>
    <w:p w14:paraId="2FEBBF22" w14:textId="77777777" w:rsidR="009F551E" w:rsidRDefault="00565F4A">
      <w:pPr>
        <w:pStyle w:val="ListParagraph"/>
        <w:numPr>
          <w:ilvl w:val="0"/>
          <w:numId w:val="30"/>
        </w:numPr>
        <w:spacing w:before="40" w:after="60"/>
      </w:pPr>
      <w:r>
        <w:t>Manuel de mise en œuvre FFA (Food Assistance for Assets)</w:t>
      </w:r>
    </w:p>
    <w:p w14:paraId="021040F7" w14:textId="77777777" w:rsidR="009F551E" w:rsidRDefault="00565F4A">
      <w:pPr>
        <w:pStyle w:val="ListParagraph"/>
        <w:numPr>
          <w:ilvl w:val="0"/>
          <w:numId w:val="30"/>
        </w:numPr>
        <w:spacing w:before="40" w:after="60"/>
      </w:pPr>
      <w:r>
        <w:t>Manuel de mise en œuvre SAMS (Smallholder Agricultural Market Support)</w:t>
      </w:r>
    </w:p>
    <w:p w14:paraId="4498ED64" w14:textId="77777777" w:rsidR="009F551E" w:rsidRDefault="00565F4A">
      <w:pPr>
        <w:pStyle w:val="ListParagraph"/>
        <w:numPr>
          <w:ilvl w:val="0"/>
          <w:numId w:val="30"/>
        </w:numPr>
        <w:spacing w:before="40" w:after="60"/>
      </w:pPr>
      <w:r>
        <w:t>Manuel de mise en œuvre Assurance agricole</w:t>
      </w:r>
    </w:p>
    <w:p w14:paraId="39D7EEDF" w14:textId="77777777" w:rsidR="009F551E" w:rsidRDefault="00565F4A">
      <w:pPr>
        <w:pStyle w:val="ListParagraph"/>
        <w:numPr>
          <w:ilvl w:val="0"/>
          <w:numId w:val="30"/>
        </w:numPr>
        <w:spacing w:before="40" w:after="60"/>
      </w:pPr>
      <w:r>
        <w:t>Manuel de mise en œuvre Énergie (RRT, cuisson propre)</w:t>
      </w:r>
    </w:p>
    <w:p w14:paraId="2BF3ADD1" w14:textId="77777777" w:rsidR="009F551E" w:rsidRDefault="00565F4A">
      <w:pPr>
        <w:pStyle w:val="ListParagraph"/>
        <w:numPr>
          <w:ilvl w:val="0"/>
          <w:numId w:val="30"/>
        </w:numPr>
        <w:spacing w:before="40" w:after="60"/>
      </w:pPr>
      <w:r>
        <w:t>Toolkit Sauvegardes Environnementales et Sociales (ESS) : grille de caractérisation</w:t>
      </w:r>
    </w:p>
    <w:p w14:paraId="3E5FE55F" w14:textId="77777777" w:rsidR="009F551E" w:rsidRDefault="00565F4A">
      <w:pPr>
        <w:pStyle w:val="ListParagraph"/>
        <w:numPr>
          <w:ilvl w:val="0"/>
          <w:numId w:val="30"/>
        </w:numPr>
        <w:spacing w:before="40" w:after="60"/>
      </w:pPr>
      <w:r>
        <w:t>Guides Genre, Protection et Inclusion (GPI)</w:t>
      </w:r>
    </w:p>
    <w:p w14:paraId="7FEF3B0F" w14:textId="77777777" w:rsidR="009F551E" w:rsidRDefault="00565F4A">
      <w:pPr>
        <w:pStyle w:val="ListParagraph"/>
        <w:numPr>
          <w:ilvl w:val="0"/>
          <w:numId w:val="30"/>
        </w:numPr>
        <w:spacing w:before="40" w:after="60"/>
      </w:pPr>
      <w:r>
        <w:t>Plan de suivi intégré (cadre de résultats et indicateurs)</w:t>
      </w:r>
    </w:p>
    <w:p w14:paraId="17B9AE94" w14:textId="77777777" w:rsidR="009F551E" w:rsidRDefault="00565F4A">
      <w:pPr>
        <w:pStyle w:val="ListParagraph"/>
        <w:numPr>
          <w:ilvl w:val="0"/>
          <w:numId w:val="30"/>
        </w:numPr>
        <w:spacing w:before="40" w:after="60"/>
      </w:pPr>
      <w:r>
        <w:t>Registre de risques</w:t>
      </w:r>
    </w:p>
    <w:p w14:paraId="496B2E9E" w14:textId="77777777" w:rsidR="009F551E" w:rsidRDefault="00565F4A">
      <w:pPr>
        <w:pStyle w:val="ListParagraph"/>
        <w:numPr>
          <w:ilvl w:val="0"/>
          <w:numId w:val="30"/>
        </w:numPr>
        <w:spacing w:before="40" w:after="60"/>
      </w:pPr>
      <w:r>
        <w:t>SOPs Transfert Monétaire</w:t>
      </w:r>
    </w:p>
    <w:p w14:paraId="2FE84ED9" w14:textId="77777777" w:rsidR="009F551E" w:rsidRDefault="00565F4A">
      <w:pPr>
        <w:pStyle w:val="ListParagraph"/>
        <w:numPr>
          <w:ilvl w:val="0"/>
          <w:numId w:val="30"/>
        </w:numPr>
        <w:spacing w:before="40" w:after="60"/>
      </w:pPr>
      <w:r>
        <w:t>Théorie du changement : version graphique complète (Résilience TOC v3)</w:t>
      </w:r>
    </w:p>
    <w:p w14:paraId="7E25A070" w14:textId="77777777" w:rsidR="009F551E" w:rsidRDefault="00565F4A">
      <w:pPr>
        <w:pStyle w:val="ListParagraph"/>
        <w:numPr>
          <w:ilvl w:val="0"/>
          <w:numId w:val="30"/>
        </w:numPr>
        <w:spacing w:before="40" w:after="60"/>
      </w:pPr>
      <w:r>
        <w:t>Carte AIC : Priorisation des communes (avril 2025)</w:t>
      </w:r>
    </w:p>
    <w:sectPr w:rsidR="009F551E">
      <w:headerReference w:type="default" r:id="rId16"/>
      <w:footerReference w:type="default" r:id="rId17"/>
      <w:pgSz w:w="16838" w:h="11906" w:orient="landscape"/>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les LYOTHIER" w:date="2026-05-06T09:23:00Z" w:initials="JL">
    <w:p w14:paraId="2EC0334E" w14:textId="35227B62" w:rsidR="001A0E9D" w:rsidRDefault="001A0E9D">
      <w:r>
        <w:annotationRef/>
      </w:r>
      <w:r w:rsidRPr="126BEDC1">
        <w:t>Je comprends que SAMS est important mais est-ce que l'on ne souhaite pas nuancer cela ? Surtout compte tenu des nouvelles orientations du CSP GHQ 26-29 ? Aussi car cela mets beaucoup d'autres domaines de côté en disant cela, surtout ce qui est relatif à EPR.</w:t>
      </w:r>
    </w:p>
  </w:comment>
  <w:comment w:id="223" w:author="Jules LYOTHIER" w:date="2026-05-06T09:28:00Z" w:initials="JL">
    <w:p w14:paraId="189EFE99" w14:textId="63EA01F0" w:rsidR="001A0E9D" w:rsidRDefault="001A0E9D">
      <w:r>
        <w:annotationRef/>
      </w:r>
      <w:r w:rsidRPr="777D992C">
        <w:t>Vu l'importance de la ToC, je propose de la mettre sur une page entière en format paysage, ca permettra de mieux lire le contenu.</w:t>
      </w:r>
    </w:p>
  </w:comment>
  <w:comment w:id="224" w:author="Marieme DIAW" w:date="2026-05-14T16:54:00Z" w:initials="MD">
    <w:p w14:paraId="6927EB1A" w14:textId="3FDBD589" w:rsidR="00B86116" w:rsidRDefault="00B86116">
      <w:pPr>
        <w:pStyle w:val="CommentText"/>
      </w:pPr>
      <w:r>
        <w:rPr>
          <w:rStyle w:val="CommentReference"/>
        </w:rPr>
        <w:annotationRef/>
      </w:r>
      <w:r>
        <w:fldChar w:fldCharType="begin"/>
      </w:r>
      <w:r>
        <w:instrText xml:space="preserve"> HYPERLINK "mailto:jules.lyothier@wfp.org"</w:instrText>
      </w:r>
      <w:bookmarkStart w:id="226" w:name="_@_874A85F0000742CC8E7D67297C48ED7AZ"/>
      <w:r>
        <w:fldChar w:fldCharType="separate"/>
      </w:r>
      <w:bookmarkEnd w:id="226"/>
      <w:r w:rsidRPr="7A80435A">
        <w:rPr>
          <w:rStyle w:val="Mention"/>
          <w:noProof/>
        </w:rPr>
        <w:t>@Jules LYOTHIER</w:t>
      </w:r>
      <w:r>
        <w:fldChar w:fldCharType="end"/>
      </w:r>
      <w:r w:rsidRPr="70803FB2">
        <w:t xml:space="preserve">  tu peux s'il te plait aider avec cette modification ?</w:t>
      </w:r>
    </w:p>
  </w:comment>
  <w:comment w:id="225" w:author="Marieme DIAW" w:date="2026-05-15T13:31:00Z" w:initials="MD">
    <w:p w14:paraId="6B978017" w14:textId="72A842FA" w:rsidR="00A754A9" w:rsidRDefault="00A754A9">
      <w:pPr>
        <w:pStyle w:val="CommentText"/>
      </w:pPr>
      <w:r>
        <w:rPr>
          <w:rStyle w:val="CommentReference"/>
        </w:rPr>
        <w:annotationRef/>
      </w:r>
      <w:r w:rsidRPr="273E9170">
        <w:t>C'est fait</w:t>
      </w:r>
    </w:p>
  </w:comment>
  <w:comment w:id="246" w:author="Randrianary LALAHERINIAINA" w:date="2026-05-07T16:47:00Z" w:initials="RL">
    <w:p w14:paraId="00B4BF44" w14:textId="77777777" w:rsidR="00DF64A7" w:rsidRDefault="00DF64A7" w:rsidP="00DF64A7">
      <w:pPr>
        <w:pStyle w:val="CommentText"/>
      </w:pPr>
      <w:r>
        <w:rPr>
          <w:rStyle w:val="CommentReference"/>
        </w:rPr>
        <w:annotationRef/>
      </w:r>
      <w:r>
        <w:t>Est-ce que cette approche est systematique dans tout le Programme ? Sinon, dans quel contexte l’utiliser? Ses limites eventuelles ? Mitigations?</w:t>
      </w:r>
    </w:p>
  </w:comment>
  <w:comment w:id="247" w:author="Marieme DIAW" w:date="2026-05-14T16:55:00Z" w:initials="MD">
    <w:p w14:paraId="44C831E9" w14:textId="7E8559B1" w:rsidR="00301363" w:rsidRDefault="00301363">
      <w:pPr>
        <w:pStyle w:val="CommentText"/>
      </w:pPr>
      <w:r>
        <w:rPr>
          <w:rStyle w:val="CommentReference"/>
        </w:rPr>
        <w:annotationRef/>
      </w:r>
      <w:r>
        <w:fldChar w:fldCharType="begin"/>
      </w:r>
      <w:r>
        <w:instrText xml:space="preserve"> HYPERLINK "mailto:guyvivien.ndayikeje@wfp.org"</w:instrText>
      </w:r>
      <w:bookmarkStart w:id="248" w:name="_@_8A93CD3602774F1EB1D6A6BA8475E323Z"/>
      <w:r>
        <w:fldChar w:fldCharType="separate"/>
      </w:r>
      <w:bookmarkEnd w:id="248"/>
      <w:r w:rsidRPr="2745231F">
        <w:rPr>
          <w:rStyle w:val="Mention"/>
          <w:noProof/>
        </w:rPr>
        <w:t>@Guy Vivien NDAYIKEJE</w:t>
      </w:r>
      <w:r>
        <w:fldChar w:fldCharType="end"/>
      </w:r>
      <w:r w:rsidRPr="311690CF">
        <w:t xml:space="preserve"> tu peux répondre ?</w:t>
      </w:r>
    </w:p>
  </w:comment>
  <w:comment w:id="249" w:author="Jules LYOTHIER" w:date="2026-05-06T09:51:00Z" w:initials="JL">
    <w:p w14:paraId="59B93B25" w14:textId="2E9FE37A" w:rsidR="001A0E9D" w:rsidRDefault="001A0E9D">
      <w:r>
        <w:annotationRef/>
      </w:r>
      <w:r>
        <w:fldChar w:fldCharType="begin"/>
      </w:r>
      <w:r>
        <w:instrText xml:space="preserve"> HYPERLINK "mailto:tiaray.zafinimary@wfp.org"</w:instrText>
      </w:r>
      <w:bookmarkStart w:id="252" w:name="_@_25274A469B0047C9808EC430BE452F7CZ"/>
      <w:r>
        <w:fldChar w:fldCharType="separate"/>
      </w:r>
      <w:bookmarkEnd w:id="252"/>
      <w:r w:rsidRPr="596970FE">
        <w:rPr>
          <w:noProof/>
        </w:rPr>
        <w:t>@Tiaray John Kevin ZAFINIMARY</w:t>
      </w:r>
      <w:r>
        <w:fldChar w:fldCharType="end"/>
      </w:r>
      <w:r w:rsidRPr="39BF818E">
        <w:t xml:space="preserve"> pour ta revue stp.</w:t>
      </w:r>
    </w:p>
  </w:comment>
  <w:comment w:id="250" w:author="Tiaray John Kevin ZAFINIMARY" w:date="2026-05-06T11:51:00Z" w:initials="TZ">
    <w:p w14:paraId="73785C90" w14:textId="787E6141" w:rsidR="007B0222" w:rsidRDefault="007B0222" w:rsidP="007B0222">
      <w:pPr>
        <w:pStyle w:val="CommentText"/>
      </w:pPr>
      <w:r>
        <w:rPr>
          <w:rStyle w:val="CommentReference"/>
        </w:rPr>
        <w:annotationRef/>
      </w:r>
      <w:r>
        <w:fldChar w:fldCharType="begin"/>
      </w:r>
      <w:r>
        <w:instrText>HYPERLINK "mailto:jules.lyothier@wfp.org"</w:instrText>
      </w:r>
      <w:bookmarkStart w:id="253" w:name="_@_0961F313A5C04C30B607F050B759CDD3Z"/>
      <w:r>
        <w:fldChar w:fldCharType="separate"/>
      </w:r>
      <w:bookmarkEnd w:id="253"/>
      <w:r w:rsidRPr="007B0222">
        <w:rPr>
          <w:rStyle w:val="Mention"/>
          <w:noProof/>
        </w:rPr>
        <w:t>@Jules LYOTHIER</w:t>
      </w:r>
      <w:r>
        <w:fldChar w:fldCharType="end"/>
      </w:r>
      <w:r>
        <w:t xml:space="preserve"> Done.</w:t>
      </w:r>
    </w:p>
  </w:comment>
  <w:comment w:id="251" w:author="Jules LYOTHIER" w:date="2026-05-06T12:11:00Z" w:initials="JL">
    <w:p w14:paraId="05294CD9" w14:textId="2B37E428" w:rsidR="007A01A3" w:rsidRDefault="007A01A3">
      <w:pPr>
        <w:pStyle w:val="CommentText"/>
      </w:pPr>
      <w:r>
        <w:rPr>
          <w:rStyle w:val="CommentReference"/>
        </w:rPr>
        <w:annotationRef/>
      </w:r>
      <w:r w:rsidRPr="517D0E3A">
        <w:t>Thanks.</w:t>
      </w:r>
    </w:p>
  </w:comment>
  <w:comment w:id="261" w:author="Jules LYOTHIER" w:date="2026-05-06T09:50:00Z" w:initials="JL">
    <w:p w14:paraId="08259D74" w14:textId="553E2EF2" w:rsidR="001A0E9D" w:rsidRDefault="001A0E9D">
      <w:r>
        <w:annotationRef/>
      </w:r>
      <w:r w:rsidRPr="7BBA0C04">
        <w:t>Nous avons retirer cela de notre programme d'actions anticipatoires. Désormais, la FAO assure cette activité.</w:t>
      </w:r>
    </w:p>
  </w:comment>
  <w:comment w:id="262" w:author="Marieme DIAW" w:date="2026-05-14T16:55:00Z" w:initials="MD">
    <w:p w14:paraId="26748754" w14:textId="301950E5" w:rsidR="00435141" w:rsidRDefault="00435141">
      <w:pPr>
        <w:pStyle w:val="CommentText"/>
      </w:pPr>
      <w:r>
        <w:rPr>
          <w:rStyle w:val="CommentReference"/>
        </w:rPr>
        <w:annotationRef/>
      </w:r>
      <w:r w:rsidRPr="58455551">
        <w:t>parfait, make sens</w:t>
      </w:r>
    </w:p>
  </w:comment>
  <w:comment w:id="264" w:author="Jules LYOTHIER" w:date="2026-05-06T09:50:00Z" w:initials="JL">
    <w:p w14:paraId="5CAA0D82" w14:textId="23341DAD" w:rsidR="001A0E9D" w:rsidRDefault="001A0E9D">
      <w:r>
        <w:annotationRef/>
      </w:r>
      <w:r w:rsidRPr="0C4E2DA5">
        <w:t>Je propose de placer cela dans le pré-positionnement des ressources, sauf si et seulement si il y a des release sur les marchés pour faire baisser les prix sur la base de déclencheurs prévus à l'avance.</w:t>
      </w:r>
    </w:p>
  </w:comment>
  <w:comment w:id="265" w:author="Marieme DIAW" w:date="2026-05-14T16:55:00Z" w:initials="MD">
    <w:p w14:paraId="64E40CEB" w14:textId="4CF5645A" w:rsidR="00FC2E2E" w:rsidRDefault="00FC2E2E">
      <w:pPr>
        <w:pStyle w:val="CommentText"/>
      </w:pPr>
      <w:r>
        <w:rPr>
          <w:rStyle w:val="CommentReference"/>
        </w:rPr>
        <w:annotationRef/>
      </w:r>
      <w:r w:rsidRPr="65674760">
        <w:t xml:space="preserve">tu peux le deplacer s'il te plait merci </w:t>
      </w:r>
    </w:p>
  </w:comment>
  <w:comment w:id="266" w:author="Jules LYOTHIER" w:date="2026-05-06T09:51:00Z" w:initials="JL">
    <w:p w14:paraId="4604D5B8" w14:textId="591DC536" w:rsidR="001A0E9D" w:rsidRDefault="001A0E9D">
      <w:r>
        <w:annotationRef/>
      </w:r>
      <w:r w:rsidRPr="1CCE1BD8">
        <w:t xml:space="preserve">Cela n'est pas formalisé comme tel dans notre stratégie AA. </w:t>
      </w:r>
      <w:r>
        <w:fldChar w:fldCharType="begin"/>
      </w:r>
      <w:r>
        <w:instrText xml:space="preserve"> HYPERLINK "mailto:urbain.zongo@wfp.org"</w:instrText>
      </w:r>
      <w:bookmarkStart w:id="269" w:name="_@_285D5D1E7EDA424FB2F07F7AB9036FDFZ"/>
      <w:r>
        <w:fldChar w:fldCharType="separate"/>
      </w:r>
      <w:bookmarkEnd w:id="269"/>
      <w:r w:rsidRPr="3B6D8CAB">
        <w:rPr>
          <w:noProof/>
        </w:rPr>
        <w:t>@Urbain ZONGO</w:t>
      </w:r>
      <w:r>
        <w:fldChar w:fldCharType="end"/>
      </w:r>
      <w:r w:rsidRPr="3DAEDC18">
        <w:t xml:space="preserve"> je pense qu'il faut qu'on en parle ensemble.</w:t>
      </w:r>
    </w:p>
  </w:comment>
  <w:comment w:id="267" w:author="Marieme DIAW" w:date="2026-05-14T16:56:00Z" w:initials="MD">
    <w:p w14:paraId="14F01116" w14:textId="24A28822" w:rsidR="00217D9F" w:rsidRDefault="00217D9F">
      <w:pPr>
        <w:pStyle w:val="CommentText"/>
      </w:pPr>
      <w:r>
        <w:rPr>
          <w:rStyle w:val="CommentReference"/>
        </w:rPr>
        <w:annotationRef/>
      </w:r>
      <w:r>
        <w:fldChar w:fldCharType="begin"/>
      </w:r>
      <w:r>
        <w:instrText xml:space="preserve"> HYPERLINK "mailto:urbain.zongo@wfp.org"</w:instrText>
      </w:r>
      <w:bookmarkStart w:id="270" w:name="_@_55DECBD6FC3047788391D5FDE37B3F6EZ"/>
      <w:r>
        <w:fldChar w:fldCharType="separate"/>
      </w:r>
      <w:bookmarkEnd w:id="270"/>
      <w:r w:rsidRPr="3B32F647">
        <w:rPr>
          <w:rStyle w:val="Mention"/>
          <w:noProof/>
        </w:rPr>
        <w:t>@Urbain ZONGO</w:t>
      </w:r>
      <w:r>
        <w:fldChar w:fldCharType="end"/>
      </w:r>
      <w:r w:rsidRPr="64BA0263">
        <w:t xml:space="preserve"> pouvez vous vous accorder ?</w:t>
      </w:r>
    </w:p>
  </w:comment>
  <w:comment w:id="268" w:author="Urbain ZONGO" w:date="2026-05-15T13:11:00Z" w:initials="UZ">
    <w:p w14:paraId="609F3B45" w14:textId="3131D185" w:rsidR="00A754A9" w:rsidRDefault="00A754A9">
      <w:pPr>
        <w:pStyle w:val="CommentText"/>
      </w:pPr>
      <w:r>
        <w:rPr>
          <w:rStyle w:val="CommentReference"/>
        </w:rPr>
        <w:annotationRef/>
      </w:r>
      <w:r w:rsidRPr="21734C7F">
        <w:t>C'est bon car dans le plan AA sècheresse, c'est dejà intégré</w:t>
      </w:r>
    </w:p>
  </w:comment>
  <w:comment w:id="271" w:author="Jules LYOTHIER" w:date="2026-05-06T10:18:00Z" w:initials="JL">
    <w:p w14:paraId="4D43AB84" w14:textId="3CA5EE02" w:rsidR="001A0E9D" w:rsidRDefault="001A0E9D">
      <w:r>
        <w:annotationRef/>
      </w:r>
      <w:r w:rsidRPr="33BD751F">
        <w:t>A retirer, sauf si résilience va faire cela dans ce pilier.</w:t>
      </w:r>
    </w:p>
  </w:comment>
  <w:comment w:id="272" w:author="Marieme DIAW" w:date="2026-05-14T16:56:00Z" w:initials="MD">
    <w:p w14:paraId="18D3C613" w14:textId="3F5312DC" w:rsidR="003D69E2" w:rsidRDefault="003D69E2">
      <w:pPr>
        <w:pStyle w:val="CommentText"/>
      </w:pPr>
      <w:r>
        <w:rPr>
          <w:rStyle w:val="CommentReference"/>
        </w:rPr>
        <w:annotationRef/>
      </w:r>
      <w:r w:rsidRPr="500D2331">
        <w:t>make sens</w:t>
      </w:r>
    </w:p>
  </w:comment>
  <w:comment w:id="276" w:author="Holisoa LALAHARIMANITRA" w:date="2026-05-05T14:16:00Z" w:initials="HL">
    <w:p w14:paraId="6AE7947C" w14:textId="55C629F3" w:rsidR="001A0E9D" w:rsidRDefault="001A0E9D">
      <w:r>
        <w:annotationRef/>
      </w:r>
      <w:r w:rsidRPr="6C9B8D60">
        <w:t>Suggestion</w:t>
      </w:r>
    </w:p>
  </w:comment>
  <w:comment w:id="277" w:author="Marieme DIAW" w:date="2026-05-14T16:56:00Z" w:initials="MD">
    <w:p w14:paraId="672B002A" w14:textId="35BA4D70" w:rsidR="00140745" w:rsidRDefault="00140745">
      <w:pPr>
        <w:pStyle w:val="CommentText"/>
      </w:pPr>
      <w:r>
        <w:rPr>
          <w:rStyle w:val="CommentReference"/>
        </w:rPr>
        <w:annotationRef/>
      </w:r>
      <w:r w:rsidRPr="7B24083A">
        <w:t>make sens merci</w:t>
      </w:r>
    </w:p>
  </w:comment>
  <w:comment w:id="280" w:author="Holisoa LALAHARIMANITRA" w:date="2026-05-05T14:21:00Z" w:initials="HL">
    <w:p w14:paraId="37ECF4F4" w14:textId="30EE88B5" w:rsidR="001A0E9D" w:rsidRDefault="001A0E9D">
      <w:r>
        <w:annotationRef/>
      </w:r>
      <w:r w:rsidRPr="76B80F7B">
        <w:t>suggestion</w:t>
      </w:r>
    </w:p>
  </w:comment>
  <w:comment w:id="281" w:author="Marieme DIAW" w:date="2026-05-14T16:56:00Z" w:initials="MD">
    <w:p w14:paraId="77AC2F40" w14:textId="11671403" w:rsidR="00190240" w:rsidRDefault="00190240">
      <w:pPr>
        <w:pStyle w:val="CommentText"/>
      </w:pPr>
      <w:r>
        <w:rPr>
          <w:rStyle w:val="CommentReference"/>
        </w:rPr>
        <w:annotationRef/>
      </w:r>
      <w:r w:rsidRPr="5F14A3BA">
        <w:t>make sens merci</w:t>
      </w:r>
    </w:p>
  </w:comment>
  <w:comment w:id="282" w:author="Randrianary LALAHERINIAINA" w:date="2026-05-07T17:07:00Z" w:initials="RL">
    <w:p w14:paraId="14669DE3" w14:textId="77777777" w:rsidR="00F12B84" w:rsidRDefault="00F12B84" w:rsidP="00F12B84">
      <w:pPr>
        <w:pStyle w:val="CommentText"/>
      </w:pPr>
      <w:r>
        <w:rPr>
          <w:rStyle w:val="CommentReference"/>
        </w:rPr>
        <w:annotationRef/>
      </w:r>
      <w:r>
        <w:t>Definir ensemble les indicateurs/seuils pour apprecier les niveaux de graduation : passage de l’assistance conditionnelle au relevement precoce, a la resilience</w:t>
      </w:r>
    </w:p>
  </w:comment>
  <w:comment w:id="283" w:author="Marieme DIAW" w:date="2026-05-14T16:57:00Z" w:initials="MD">
    <w:p w14:paraId="27B38548" w14:textId="7C8CF247" w:rsidR="00CD3CCA" w:rsidRDefault="00CD3CCA">
      <w:pPr>
        <w:pStyle w:val="CommentText"/>
      </w:pPr>
      <w:r>
        <w:rPr>
          <w:rStyle w:val="CommentReference"/>
        </w:rPr>
        <w:annotationRef/>
      </w:r>
      <w:r>
        <w:fldChar w:fldCharType="begin"/>
      </w:r>
      <w:r>
        <w:instrText xml:space="preserve"> HYPERLINK "mailto:randrianary.lalaheriniaina@wfp.org"</w:instrText>
      </w:r>
      <w:bookmarkStart w:id="284" w:name="_@_3E45A1FE667E4794937164F16631618CZ"/>
      <w:r>
        <w:fldChar w:fldCharType="separate"/>
      </w:r>
      <w:bookmarkEnd w:id="284"/>
      <w:r w:rsidRPr="6B10614B">
        <w:rPr>
          <w:rStyle w:val="Mention"/>
          <w:noProof/>
        </w:rPr>
        <w:t>@Randrianary LALAHERINIAINA</w:t>
      </w:r>
      <w:r>
        <w:fldChar w:fldCharType="end"/>
      </w:r>
      <w:r w:rsidRPr="6D9421B2">
        <w:t xml:space="preserve"> je ne comprends pas tu veux inserrer cette explication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0334E" w15:done="0"/>
  <w15:commentEx w15:paraId="189EFE99" w15:done="0"/>
  <w15:commentEx w15:paraId="6927EB1A" w15:paraIdParent="189EFE99" w15:done="0"/>
  <w15:commentEx w15:paraId="6B978017" w15:paraIdParent="189EFE99" w15:done="0"/>
  <w15:commentEx w15:paraId="00B4BF44" w15:done="0"/>
  <w15:commentEx w15:paraId="44C831E9" w15:paraIdParent="00B4BF44" w15:done="0"/>
  <w15:commentEx w15:paraId="59B93B25" w15:done="1"/>
  <w15:commentEx w15:paraId="73785C90" w15:paraIdParent="59B93B25" w15:done="1"/>
  <w15:commentEx w15:paraId="05294CD9" w15:paraIdParent="59B93B25" w15:done="1"/>
  <w15:commentEx w15:paraId="08259D74" w15:done="1"/>
  <w15:commentEx w15:paraId="26748754" w15:paraIdParent="08259D74" w15:done="1"/>
  <w15:commentEx w15:paraId="5CAA0D82" w15:done="0"/>
  <w15:commentEx w15:paraId="64E40CEB" w15:paraIdParent="5CAA0D82" w15:done="0"/>
  <w15:commentEx w15:paraId="4604D5B8" w15:done="0"/>
  <w15:commentEx w15:paraId="14F01116" w15:paraIdParent="4604D5B8" w15:done="0"/>
  <w15:commentEx w15:paraId="609F3B45" w15:paraIdParent="4604D5B8" w15:done="0"/>
  <w15:commentEx w15:paraId="4D43AB84" w15:done="0"/>
  <w15:commentEx w15:paraId="18D3C613" w15:paraIdParent="4D43AB84" w15:done="0"/>
  <w15:commentEx w15:paraId="6AE7947C" w15:done="0"/>
  <w15:commentEx w15:paraId="672B002A" w15:paraIdParent="6AE7947C" w15:done="0"/>
  <w15:commentEx w15:paraId="37ECF4F4" w15:done="0"/>
  <w15:commentEx w15:paraId="77AC2F40" w15:paraIdParent="37ECF4F4" w15:done="0"/>
  <w15:commentEx w15:paraId="14669DE3" w15:done="0"/>
  <w15:commentEx w15:paraId="27B38548" w15:paraIdParent="14669D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A54E2F" w16cex:dateUtc="2026-05-06T06:23:00Z"/>
  <w16cex:commentExtensible w16cex:durableId="3BE3A927" w16cex:dateUtc="2026-05-06T06:28:00Z"/>
  <w16cex:commentExtensible w16cex:durableId="10A5397D" w16cex:dateUtc="2026-05-14T13:54:00Z"/>
  <w16cex:commentExtensible w16cex:durableId="7E30AF69" w16cex:dateUtc="2026-05-15T10:31:00Z"/>
  <w16cex:commentExtensible w16cex:durableId="22AECA75" w16cex:dateUtc="2026-05-07T13:47:00Z"/>
  <w16cex:commentExtensible w16cex:durableId="4A2716F0" w16cex:dateUtc="2026-05-14T13:55:00Z"/>
  <w16cex:commentExtensible w16cex:durableId="46149DC1" w16cex:dateUtc="2026-05-06T06:51:00Z"/>
  <w16cex:commentExtensible w16cex:durableId="7642637A" w16cex:dateUtc="2026-05-06T08:51:00Z"/>
  <w16cex:commentExtensible w16cex:durableId="10F137A4" w16cex:dateUtc="2026-05-06T09:11:00Z"/>
  <w16cex:commentExtensible w16cex:durableId="0AAD9204" w16cex:dateUtc="2026-05-06T06:50:00Z"/>
  <w16cex:commentExtensible w16cex:durableId="66864296" w16cex:dateUtc="2026-05-14T13:55:00Z"/>
  <w16cex:commentExtensible w16cex:durableId="05193015" w16cex:dateUtc="2026-05-06T06:50:00Z"/>
  <w16cex:commentExtensible w16cex:durableId="4F1B2DE4" w16cex:dateUtc="2026-05-14T13:55:00Z"/>
  <w16cex:commentExtensible w16cex:durableId="3C4F4332" w16cex:dateUtc="2026-05-06T06:51:00Z"/>
  <w16cex:commentExtensible w16cex:durableId="4BD53F79" w16cex:dateUtc="2026-05-14T13:56:00Z"/>
  <w16cex:commentExtensible w16cex:durableId="7E733B97" w16cex:dateUtc="2026-05-15T10:11:00Z"/>
  <w16cex:commentExtensible w16cex:durableId="30500793" w16cex:dateUtc="2026-05-06T07:18:00Z"/>
  <w16cex:commentExtensible w16cex:durableId="71529257" w16cex:dateUtc="2026-05-14T13:56:00Z"/>
  <w16cex:commentExtensible w16cex:durableId="2E37AAD3" w16cex:dateUtc="2026-05-05T11:16:00Z"/>
  <w16cex:commentExtensible w16cex:durableId="0D08A35D" w16cex:dateUtc="2026-05-14T13:56:00Z"/>
  <w16cex:commentExtensible w16cex:durableId="035E9296" w16cex:dateUtc="2026-05-05T11:21:00Z"/>
  <w16cex:commentExtensible w16cex:durableId="79879F88" w16cex:dateUtc="2026-05-14T13:56:00Z"/>
  <w16cex:commentExtensible w16cex:durableId="7335B59E" w16cex:dateUtc="2026-05-07T14:07:00Z"/>
  <w16cex:commentExtensible w16cex:durableId="1011B9C1" w16cex:dateUtc="2026-05-14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0334E" w16cid:durableId="7DA54E2F"/>
  <w16cid:commentId w16cid:paraId="189EFE99" w16cid:durableId="3BE3A927"/>
  <w16cid:commentId w16cid:paraId="6927EB1A" w16cid:durableId="10A5397D"/>
  <w16cid:commentId w16cid:paraId="6B978017" w16cid:durableId="7E30AF69"/>
  <w16cid:commentId w16cid:paraId="00B4BF44" w16cid:durableId="22AECA75"/>
  <w16cid:commentId w16cid:paraId="44C831E9" w16cid:durableId="4A2716F0"/>
  <w16cid:commentId w16cid:paraId="59B93B25" w16cid:durableId="46149DC1"/>
  <w16cid:commentId w16cid:paraId="73785C90" w16cid:durableId="7642637A"/>
  <w16cid:commentId w16cid:paraId="05294CD9" w16cid:durableId="10F137A4"/>
  <w16cid:commentId w16cid:paraId="08259D74" w16cid:durableId="0AAD9204"/>
  <w16cid:commentId w16cid:paraId="26748754" w16cid:durableId="66864296"/>
  <w16cid:commentId w16cid:paraId="5CAA0D82" w16cid:durableId="05193015"/>
  <w16cid:commentId w16cid:paraId="64E40CEB" w16cid:durableId="4F1B2DE4"/>
  <w16cid:commentId w16cid:paraId="4604D5B8" w16cid:durableId="3C4F4332"/>
  <w16cid:commentId w16cid:paraId="14F01116" w16cid:durableId="4BD53F79"/>
  <w16cid:commentId w16cid:paraId="609F3B45" w16cid:durableId="7E733B97"/>
  <w16cid:commentId w16cid:paraId="4D43AB84" w16cid:durableId="30500793"/>
  <w16cid:commentId w16cid:paraId="18D3C613" w16cid:durableId="71529257"/>
  <w16cid:commentId w16cid:paraId="6AE7947C" w16cid:durableId="2E37AAD3"/>
  <w16cid:commentId w16cid:paraId="672B002A" w16cid:durableId="0D08A35D"/>
  <w16cid:commentId w16cid:paraId="37ECF4F4" w16cid:durableId="035E9296"/>
  <w16cid:commentId w16cid:paraId="77AC2F40" w16cid:durableId="79879F88"/>
  <w16cid:commentId w16cid:paraId="14669DE3" w16cid:durableId="7335B59E"/>
  <w16cid:commentId w16cid:paraId="27B38548" w16cid:durableId="1011B9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8895" w14:textId="77777777" w:rsidR="00B4612C" w:rsidRDefault="00B4612C">
      <w:r>
        <w:separator/>
      </w:r>
    </w:p>
  </w:endnote>
  <w:endnote w:type="continuationSeparator" w:id="0">
    <w:p w14:paraId="568D960A" w14:textId="77777777" w:rsidR="00B4612C" w:rsidRDefault="00B46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CAFF" w14:textId="6A0F26B5" w:rsidR="009F551E" w:rsidRDefault="00565F4A">
    <w:pPr>
      <w:pBdr>
        <w:top w:val="single" w:sz="4" w:space="4" w:color="0071BC"/>
      </w:pBdr>
      <w:tabs>
        <w:tab w:val="right" w:pos="9026"/>
      </w:tabs>
      <w:spacing w:before="80"/>
    </w:pPr>
    <w:r>
      <w:rPr>
        <w:sz w:val="18"/>
        <w:szCs w:val="18"/>
      </w:rPr>
      <w:tab/>
    </w:r>
    <w:r>
      <w:fldChar w:fldCharType="begin"/>
    </w:r>
    <w:r>
      <w:instrText>PAGE</w:instrText>
    </w:r>
    <w:r>
      <w:fldChar w:fldCharType="separate"/>
    </w:r>
    <w:r w:rsidR="008308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1DAF" w14:textId="77777777" w:rsidR="00B4612C" w:rsidRDefault="00B4612C">
      <w:r>
        <w:separator/>
      </w:r>
    </w:p>
  </w:footnote>
  <w:footnote w:type="continuationSeparator" w:id="0">
    <w:p w14:paraId="4D70A9B1" w14:textId="77777777" w:rsidR="00B4612C" w:rsidRDefault="00B46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B310" w14:textId="2114F97B" w:rsidR="009F551E" w:rsidRDefault="1F3642A6" w:rsidP="1F3642A6">
    <w:pPr>
      <w:pBdr>
        <w:bottom w:val="single" w:sz="4" w:space="4" w:color="0071BC"/>
      </w:pBdr>
      <w:tabs>
        <w:tab w:val="right" w:pos="9026"/>
      </w:tabs>
      <w:spacing w:after="120"/>
    </w:pPr>
    <w:r w:rsidRPr="1F3642A6">
      <w:rPr>
        <w:b/>
        <w:bCs/>
        <w:color w:val="0071BC"/>
        <w:sz w:val="18"/>
        <w:szCs w:val="18"/>
      </w:rPr>
      <w:t>PROGRAMME ALIMENTAIRE MONDIAL | MADAGASCAR Stratégie</w:t>
    </w:r>
    <w:r w:rsidRPr="1F3642A6">
      <w:rPr>
        <w:color w:val="666666"/>
        <w:sz w:val="18"/>
        <w:szCs w:val="18"/>
      </w:rPr>
      <w:t xml:space="preserve"> Résilience | PSP 2024–2028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B8C9"/>
    <w:multiLevelType w:val="hybridMultilevel"/>
    <w:tmpl w:val="FFFFFFFF"/>
    <w:lvl w:ilvl="0" w:tplc="8C064734">
      <w:start w:val="1"/>
      <w:numFmt w:val="bullet"/>
      <w:lvlText w:val=""/>
      <w:lvlJc w:val="left"/>
      <w:pPr>
        <w:ind w:left="720" w:hanging="360"/>
      </w:pPr>
      <w:rPr>
        <w:rFonts w:ascii="Symbol" w:hAnsi="Symbol" w:hint="default"/>
      </w:rPr>
    </w:lvl>
    <w:lvl w:ilvl="1" w:tplc="298439B0">
      <w:start w:val="1"/>
      <w:numFmt w:val="bullet"/>
      <w:lvlText w:val="o"/>
      <w:lvlJc w:val="left"/>
      <w:pPr>
        <w:ind w:left="1440" w:hanging="360"/>
      </w:pPr>
      <w:rPr>
        <w:rFonts w:ascii="Courier New" w:hAnsi="Courier New" w:hint="default"/>
      </w:rPr>
    </w:lvl>
    <w:lvl w:ilvl="2" w:tplc="733E6F9E">
      <w:start w:val="1"/>
      <w:numFmt w:val="bullet"/>
      <w:lvlText w:val=""/>
      <w:lvlJc w:val="left"/>
      <w:pPr>
        <w:ind w:left="2160" w:hanging="360"/>
      </w:pPr>
      <w:rPr>
        <w:rFonts w:ascii="Wingdings" w:hAnsi="Wingdings" w:hint="default"/>
      </w:rPr>
    </w:lvl>
    <w:lvl w:ilvl="3" w:tplc="95B847FC">
      <w:start w:val="1"/>
      <w:numFmt w:val="bullet"/>
      <w:lvlText w:val=""/>
      <w:lvlJc w:val="left"/>
      <w:pPr>
        <w:ind w:left="2880" w:hanging="360"/>
      </w:pPr>
      <w:rPr>
        <w:rFonts w:ascii="Symbol" w:hAnsi="Symbol" w:hint="default"/>
      </w:rPr>
    </w:lvl>
    <w:lvl w:ilvl="4" w:tplc="DCECD6FE">
      <w:start w:val="1"/>
      <w:numFmt w:val="bullet"/>
      <w:lvlText w:val="o"/>
      <w:lvlJc w:val="left"/>
      <w:pPr>
        <w:ind w:left="3600" w:hanging="360"/>
      </w:pPr>
      <w:rPr>
        <w:rFonts w:ascii="Courier New" w:hAnsi="Courier New" w:hint="default"/>
      </w:rPr>
    </w:lvl>
    <w:lvl w:ilvl="5" w:tplc="4FEC608C">
      <w:start w:val="1"/>
      <w:numFmt w:val="bullet"/>
      <w:lvlText w:val=""/>
      <w:lvlJc w:val="left"/>
      <w:pPr>
        <w:ind w:left="4320" w:hanging="360"/>
      </w:pPr>
      <w:rPr>
        <w:rFonts w:ascii="Wingdings" w:hAnsi="Wingdings" w:hint="default"/>
      </w:rPr>
    </w:lvl>
    <w:lvl w:ilvl="6" w:tplc="69F20762">
      <w:start w:val="1"/>
      <w:numFmt w:val="bullet"/>
      <w:lvlText w:val=""/>
      <w:lvlJc w:val="left"/>
      <w:pPr>
        <w:ind w:left="5040" w:hanging="360"/>
      </w:pPr>
      <w:rPr>
        <w:rFonts w:ascii="Symbol" w:hAnsi="Symbol" w:hint="default"/>
      </w:rPr>
    </w:lvl>
    <w:lvl w:ilvl="7" w:tplc="AE546E68">
      <w:start w:val="1"/>
      <w:numFmt w:val="bullet"/>
      <w:lvlText w:val="o"/>
      <w:lvlJc w:val="left"/>
      <w:pPr>
        <w:ind w:left="5760" w:hanging="360"/>
      </w:pPr>
      <w:rPr>
        <w:rFonts w:ascii="Courier New" w:hAnsi="Courier New" w:hint="default"/>
      </w:rPr>
    </w:lvl>
    <w:lvl w:ilvl="8" w:tplc="07D86AE0">
      <w:start w:val="1"/>
      <w:numFmt w:val="bullet"/>
      <w:lvlText w:val=""/>
      <w:lvlJc w:val="left"/>
      <w:pPr>
        <w:ind w:left="6480" w:hanging="360"/>
      </w:pPr>
      <w:rPr>
        <w:rFonts w:ascii="Wingdings" w:hAnsi="Wingdings" w:hint="default"/>
      </w:rPr>
    </w:lvl>
  </w:abstractNum>
  <w:abstractNum w:abstractNumId="1" w15:restartNumberingAfterBreak="0">
    <w:nsid w:val="0555A333"/>
    <w:multiLevelType w:val="hybridMultilevel"/>
    <w:tmpl w:val="FFFFFFFF"/>
    <w:lvl w:ilvl="0" w:tplc="1D6AC25A">
      <w:start w:val="1"/>
      <w:numFmt w:val="bullet"/>
      <w:lvlText w:val=""/>
      <w:lvlJc w:val="left"/>
      <w:pPr>
        <w:ind w:left="720" w:hanging="360"/>
      </w:pPr>
      <w:rPr>
        <w:rFonts w:ascii="Symbol" w:hAnsi="Symbol" w:hint="default"/>
      </w:rPr>
    </w:lvl>
    <w:lvl w:ilvl="1" w:tplc="ABE2A4F0">
      <w:start w:val="1"/>
      <w:numFmt w:val="bullet"/>
      <w:lvlText w:val="o"/>
      <w:lvlJc w:val="left"/>
      <w:pPr>
        <w:ind w:left="1440" w:hanging="360"/>
      </w:pPr>
      <w:rPr>
        <w:rFonts w:ascii="Courier New" w:hAnsi="Courier New" w:hint="default"/>
      </w:rPr>
    </w:lvl>
    <w:lvl w:ilvl="2" w:tplc="FDC631A0">
      <w:start w:val="1"/>
      <w:numFmt w:val="bullet"/>
      <w:lvlText w:val=""/>
      <w:lvlJc w:val="left"/>
      <w:pPr>
        <w:ind w:left="2160" w:hanging="360"/>
      </w:pPr>
      <w:rPr>
        <w:rFonts w:ascii="Wingdings" w:hAnsi="Wingdings" w:hint="default"/>
      </w:rPr>
    </w:lvl>
    <w:lvl w:ilvl="3" w:tplc="4234546A">
      <w:start w:val="1"/>
      <w:numFmt w:val="bullet"/>
      <w:lvlText w:val=""/>
      <w:lvlJc w:val="left"/>
      <w:pPr>
        <w:ind w:left="2880" w:hanging="360"/>
      </w:pPr>
      <w:rPr>
        <w:rFonts w:ascii="Symbol" w:hAnsi="Symbol" w:hint="default"/>
      </w:rPr>
    </w:lvl>
    <w:lvl w:ilvl="4" w:tplc="D91A4796">
      <w:start w:val="1"/>
      <w:numFmt w:val="bullet"/>
      <w:lvlText w:val="o"/>
      <w:lvlJc w:val="left"/>
      <w:pPr>
        <w:ind w:left="3600" w:hanging="360"/>
      </w:pPr>
      <w:rPr>
        <w:rFonts w:ascii="Courier New" w:hAnsi="Courier New" w:hint="default"/>
      </w:rPr>
    </w:lvl>
    <w:lvl w:ilvl="5" w:tplc="CA14DD0E">
      <w:start w:val="1"/>
      <w:numFmt w:val="bullet"/>
      <w:lvlText w:val=""/>
      <w:lvlJc w:val="left"/>
      <w:pPr>
        <w:ind w:left="4320" w:hanging="360"/>
      </w:pPr>
      <w:rPr>
        <w:rFonts w:ascii="Wingdings" w:hAnsi="Wingdings" w:hint="default"/>
      </w:rPr>
    </w:lvl>
    <w:lvl w:ilvl="6" w:tplc="F3F24AC0">
      <w:start w:val="1"/>
      <w:numFmt w:val="bullet"/>
      <w:lvlText w:val=""/>
      <w:lvlJc w:val="left"/>
      <w:pPr>
        <w:ind w:left="5040" w:hanging="360"/>
      </w:pPr>
      <w:rPr>
        <w:rFonts w:ascii="Symbol" w:hAnsi="Symbol" w:hint="default"/>
      </w:rPr>
    </w:lvl>
    <w:lvl w:ilvl="7" w:tplc="26B66AF4">
      <w:start w:val="1"/>
      <w:numFmt w:val="bullet"/>
      <w:lvlText w:val="o"/>
      <w:lvlJc w:val="left"/>
      <w:pPr>
        <w:ind w:left="5760" w:hanging="360"/>
      </w:pPr>
      <w:rPr>
        <w:rFonts w:ascii="Courier New" w:hAnsi="Courier New" w:hint="default"/>
      </w:rPr>
    </w:lvl>
    <w:lvl w:ilvl="8" w:tplc="6EA6433C">
      <w:start w:val="1"/>
      <w:numFmt w:val="bullet"/>
      <w:lvlText w:val=""/>
      <w:lvlJc w:val="left"/>
      <w:pPr>
        <w:ind w:left="6480" w:hanging="360"/>
      </w:pPr>
      <w:rPr>
        <w:rFonts w:ascii="Wingdings" w:hAnsi="Wingdings" w:hint="default"/>
      </w:rPr>
    </w:lvl>
  </w:abstractNum>
  <w:abstractNum w:abstractNumId="2" w15:restartNumberingAfterBreak="0">
    <w:nsid w:val="073926FF"/>
    <w:multiLevelType w:val="hybridMultilevel"/>
    <w:tmpl w:val="FFFFFFFF"/>
    <w:lvl w:ilvl="0" w:tplc="2690BA74">
      <w:start w:val="1"/>
      <w:numFmt w:val="bullet"/>
      <w:lvlText w:val=""/>
      <w:lvlJc w:val="left"/>
      <w:pPr>
        <w:ind w:left="720" w:hanging="360"/>
      </w:pPr>
      <w:rPr>
        <w:rFonts w:ascii="Symbol" w:hAnsi="Symbol" w:hint="default"/>
      </w:rPr>
    </w:lvl>
    <w:lvl w:ilvl="1" w:tplc="AB0C68B4">
      <w:start w:val="1"/>
      <w:numFmt w:val="bullet"/>
      <w:lvlText w:val="o"/>
      <w:lvlJc w:val="left"/>
      <w:pPr>
        <w:ind w:left="1440" w:hanging="360"/>
      </w:pPr>
      <w:rPr>
        <w:rFonts w:ascii="Courier New" w:hAnsi="Courier New" w:hint="default"/>
      </w:rPr>
    </w:lvl>
    <w:lvl w:ilvl="2" w:tplc="4628D1F4">
      <w:start w:val="1"/>
      <w:numFmt w:val="bullet"/>
      <w:lvlText w:val=""/>
      <w:lvlJc w:val="left"/>
      <w:pPr>
        <w:ind w:left="2160" w:hanging="360"/>
      </w:pPr>
      <w:rPr>
        <w:rFonts w:ascii="Wingdings" w:hAnsi="Wingdings" w:hint="default"/>
      </w:rPr>
    </w:lvl>
    <w:lvl w:ilvl="3" w:tplc="3A1A82D4">
      <w:start w:val="1"/>
      <w:numFmt w:val="bullet"/>
      <w:lvlText w:val=""/>
      <w:lvlJc w:val="left"/>
      <w:pPr>
        <w:ind w:left="2880" w:hanging="360"/>
      </w:pPr>
      <w:rPr>
        <w:rFonts w:ascii="Symbol" w:hAnsi="Symbol" w:hint="default"/>
      </w:rPr>
    </w:lvl>
    <w:lvl w:ilvl="4" w:tplc="83E46B12">
      <w:start w:val="1"/>
      <w:numFmt w:val="bullet"/>
      <w:lvlText w:val="o"/>
      <w:lvlJc w:val="left"/>
      <w:pPr>
        <w:ind w:left="3600" w:hanging="360"/>
      </w:pPr>
      <w:rPr>
        <w:rFonts w:ascii="Courier New" w:hAnsi="Courier New" w:hint="default"/>
      </w:rPr>
    </w:lvl>
    <w:lvl w:ilvl="5" w:tplc="F2BEFCCA">
      <w:start w:val="1"/>
      <w:numFmt w:val="bullet"/>
      <w:lvlText w:val=""/>
      <w:lvlJc w:val="left"/>
      <w:pPr>
        <w:ind w:left="4320" w:hanging="360"/>
      </w:pPr>
      <w:rPr>
        <w:rFonts w:ascii="Wingdings" w:hAnsi="Wingdings" w:hint="default"/>
      </w:rPr>
    </w:lvl>
    <w:lvl w:ilvl="6" w:tplc="7EC0EAC0">
      <w:start w:val="1"/>
      <w:numFmt w:val="bullet"/>
      <w:lvlText w:val=""/>
      <w:lvlJc w:val="left"/>
      <w:pPr>
        <w:ind w:left="5040" w:hanging="360"/>
      </w:pPr>
      <w:rPr>
        <w:rFonts w:ascii="Symbol" w:hAnsi="Symbol" w:hint="default"/>
      </w:rPr>
    </w:lvl>
    <w:lvl w:ilvl="7" w:tplc="7C52C03C">
      <w:start w:val="1"/>
      <w:numFmt w:val="bullet"/>
      <w:lvlText w:val="o"/>
      <w:lvlJc w:val="left"/>
      <w:pPr>
        <w:ind w:left="5760" w:hanging="360"/>
      </w:pPr>
      <w:rPr>
        <w:rFonts w:ascii="Courier New" w:hAnsi="Courier New" w:hint="default"/>
      </w:rPr>
    </w:lvl>
    <w:lvl w:ilvl="8" w:tplc="4C06DBB4">
      <w:start w:val="1"/>
      <w:numFmt w:val="bullet"/>
      <w:lvlText w:val=""/>
      <w:lvlJc w:val="left"/>
      <w:pPr>
        <w:ind w:left="6480" w:hanging="360"/>
      </w:pPr>
      <w:rPr>
        <w:rFonts w:ascii="Wingdings" w:hAnsi="Wingdings" w:hint="default"/>
      </w:rPr>
    </w:lvl>
  </w:abstractNum>
  <w:abstractNum w:abstractNumId="3" w15:restartNumberingAfterBreak="0">
    <w:nsid w:val="09774670"/>
    <w:multiLevelType w:val="hybridMultilevel"/>
    <w:tmpl w:val="E304C238"/>
    <w:lvl w:ilvl="0" w:tplc="5C40839C">
      <w:start w:val="1"/>
      <w:numFmt w:val="bullet"/>
      <w:lvlText w:val="•"/>
      <w:lvlJc w:val="left"/>
      <w:pPr>
        <w:ind w:left="720" w:hanging="360"/>
      </w:pPr>
    </w:lvl>
    <w:lvl w:ilvl="1" w:tplc="597433CC">
      <w:start w:val="1"/>
      <w:numFmt w:val="bullet"/>
      <w:lvlText w:val="◦"/>
      <w:lvlJc w:val="left"/>
      <w:pPr>
        <w:ind w:left="1080" w:hanging="360"/>
      </w:pPr>
    </w:lvl>
    <w:lvl w:ilvl="2" w:tplc="9AD68C26">
      <w:numFmt w:val="decimal"/>
      <w:lvlText w:val=""/>
      <w:lvlJc w:val="left"/>
    </w:lvl>
    <w:lvl w:ilvl="3" w:tplc="072A151E">
      <w:numFmt w:val="decimal"/>
      <w:lvlText w:val=""/>
      <w:lvlJc w:val="left"/>
    </w:lvl>
    <w:lvl w:ilvl="4" w:tplc="95102E54">
      <w:numFmt w:val="decimal"/>
      <w:lvlText w:val=""/>
      <w:lvlJc w:val="left"/>
    </w:lvl>
    <w:lvl w:ilvl="5" w:tplc="D542E300">
      <w:numFmt w:val="decimal"/>
      <w:lvlText w:val=""/>
      <w:lvlJc w:val="left"/>
    </w:lvl>
    <w:lvl w:ilvl="6" w:tplc="2F40364C">
      <w:numFmt w:val="decimal"/>
      <w:lvlText w:val=""/>
      <w:lvlJc w:val="left"/>
    </w:lvl>
    <w:lvl w:ilvl="7" w:tplc="8A14BDD0">
      <w:numFmt w:val="decimal"/>
      <w:lvlText w:val=""/>
      <w:lvlJc w:val="left"/>
    </w:lvl>
    <w:lvl w:ilvl="8" w:tplc="5880A082">
      <w:numFmt w:val="decimal"/>
      <w:lvlText w:val=""/>
      <w:lvlJc w:val="left"/>
    </w:lvl>
  </w:abstractNum>
  <w:abstractNum w:abstractNumId="4" w15:restartNumberingAfterBreak="0">
    <w:nsid w:val="0A77FEB5"/>
    <w:multiLevelType w:val="hybridMultilevel"/>
    <w:tmpl w:val="FFFFFFFF"/>
    <w:lvl w:ilvl="0" w:tplc="5A8285F0">
      <w:start w:val="1"/>
      <w:numFmt w:val="bullet"/>
      <w:lvlText w:val=""/>
      <w:lvlJc w:val="left"/>
      <w:pPr>
        <w:ind w:left="720" w:hanging="360"/>
      </w:pPr>
      <w:rPr>
        <w:rFonts w:ascii="Symbol" w:hAnsi="Symbol" w:hint="default"/>
      </w:rPr>
    </w:lvl>
    <w:lvl w:ilvl="1" w:tplc="CD1C1F10">
      <w:start w:val="1"/>
      <w:numFmt w:val="bullet"/>
      <w:lvlText w:val="o"/>
      <w:lvlJc w:val="left"/>
      <w:pPr>
        <w:ind w:left="1440" w:hanging="360"/>
      </w:pPr>
      <w:rPr>
        <w:rFonts w:ascii="Courier New" w:hAnsi="Courier New" w:hint="default"/>
      </w:rPr>
    </w:lvl>
    <w:lvl w:ilvl="2" w:tplc="246CC822">
      <w:start w:val="1"/>
      <w:numFmt w:val="bullet"/>
      <w:lvlText w:val=""/>
      <w:lvlJc w:val="left"/>
      <w:pPr>
        <w:ind w:left="2160" w:hanging="360"/>
      </w:pPr>
      <w:rPr>
        <w:rFonts w:ascii="Wingdings" w:hAnsi="Wingdings" w:hint="default"/>
      </w:rPr>
    </w:lvl>
    <w:lvl w:ilvl="3" w:tplc="75CA4804">
      <w:start w:val="1"/>
      <w:numFmt w:val="bullet"/>
      <w:lvlText w:val=""/>
      <w:lvlJc w:val="left"/>
      <w:pPr>
        <w:ind w:left="2880" w:hanging="360"/>
      </w:pPr>
      <w:rPr>
        <w:rFonts w:ascii="Symbol" w:hAnsi="Symbol" w:hint="default"/>
      </w:rPr>
    </w:lvl>
    <w:lvl w:ilvl="4" w:tplc="2AA69EA6">
      <w:start w:val="1"/>
      <w:numFmt w:val="bullet"/>
      <w:lvlText w:val="o"/>
      <w:lvlJc w:val="left"/>
      <w:pPr>
        <w:ind w:left="3600" w:hanging="360"/>
      </w:pPr>
      <w:rPr>
        <w:rFonts w:ascii="Courier New" w:hAnsi="Courier New" w:hint="default"/>
      </w:rPr>
    </w:lvl>
    <w:lvl w:ilvl="5" w:tplc="F142285E">
      <w:start w:val="1"/>
      <w:numFmt w:val="bullet"/>
      <w:lvlText w:val=""/>
      <w:lvlJc w:val="left"/>
      <w:pPr>
        <w:ind w:left="4320" w:hanging="360"/>
      </w:pPr>
      <w:rPr>
        <w:rFonts w:ascii="Wingdings" w:hAnsi="Wingdings" w:hint="default"/>
      </w:rPr>
    </w:lvl>
    <w:lvl w:ilvl="6" w:tplc="E6D89B3E">
      <w:start w:val="1"/>
      <w:numFmt w:val="bullet"/>
      <w:lvlText w:val=""/>
      <w:lvlJc w:val="left"/>
      <w:pPr>
        <w:ind w:left="5040" w:hanging="360"/>
      </w:pPr>
      <w:rPr>
        <w:rFonts w:ascii="Symbol" w:hAnsi="Symbol" w:hint="default"/>
      </w:rPr>
    </w:lvl>
    <w:lvl w:ilvl="7" w:tplc="1E981BF6">
      <w:start w:val="1"/>
      <w:numFmt w:val="bullet"/>
      <w:lvlText w:val="o"/>
      <w:lvlJc w:val="left"/>
      <w:pPr>
        <w:ind w:left="5760" w:hanging="360"/>
      </w:pPr>
      <w:rPr>
        <w:rFonts w:ascii="Courier New" w:hAnsi="Courier New" w:hint="default"/>
      </w:rPr>
    </w:lvl>
    <w:lvl w:ilvl="8" w:tplc="07244874">
      <w:start w:val="1"/>
      <w:numFmt w:val="bullet"/>
      <w:lvlText w:val=""/>
      <w:lvlJc w:val="left"/>
      <w:pPr>
        <w:ind w:left="6480" w:hanging="360"/>
      </w:pPr>
      <w:rPr>
        <w:rFonts w:ascii="Wingdings" w:hAnsi="Wingdings" w:hint="default"/>
      </w:rPr>
    </w:lvl>
  </w:abstractNum>
  <w:abstractNum w:abstractNumId="5" w15:restartNumberingAfterBreak="0">
    <w:nsid w:val="18ECF3DB"/>
    <w:multiLevelType w:val="hybridMultilevel"/>
    <w:tmpl w:val="FFFFFFFF"/>
    <w:lvl w:ilvl="0" w:tplc="BD46BD5E">
      <w:start w:val="1"/>
      <w:numFmt w:val="bullet"/>
      <w:lvlText w:val=""/>
      <w:lvlJc w:val="left"/>
      <w:pPr>
        <w:ind w:left="720" w:hanging="360"/>
      </w:pPr>
      <w:rPr>
        <w:rFonts w:ascii="Symbol" w:hAnsi="Symbol" w:hint="default"/>
      </w:rPr>
    </w:lvl>
    <w:lvl w:ilvl="1" w:tplc="5936C192">
      <w:start w:val="1"/>
      <w:numFmt w:val="bullet"/>
      <w:lvlText w:val="o"/>
      <w:lvlJc w:val="left"/>
      <w:pPr>
        <w:ind w:left="1440" w:hanging="360"/>
      </w:pPr>
      <w:rPr>
        <w:rFonts w:ascii="Courier New" w:hAnsi="Courier New" w:hint="default"/>
      </w:rPr>
    </w:lvl>
    <w:lvl w:ilvl="2" w:tplc="8EF26586">
      <w:start w:val="1"/>
      <w:numFmt w:val="bullet"/>
      <w:lvlText w:val=""/>
      <w:lvlJc w:val="left"/>
      <w:pPr>
        <w:ind w:left="2160" w:hanging="360"/>
      </w:pPr>
      <w:rPr>
        <w:rFonts w:ascii="Wingdings" w:hAnsi="Wingdings" w:hint="default"/>
      </w:rPr>
    </w:lvl>
    <w:lvl w:ilvl="3" w:tplc="27903754">
      <w:start w:val="1"/>
      <w:numFmt w:val="bullet"/>
      <w:lvlText w:val=""/>
      <w:lvlJc w:val="left"/>
      <w:pPr>
        <w:ind w:left="2880" w:hanging="360"/>
      </w:pPr>
      <w:rPr>
        <w:rFonts w:ascii="Symbol" w:hAnsi="Symbol" w:hint="default"/>
      </w:rPr>
    </w:lvl>
    <w:lvl w:ilvl="4" w:tplc="F0103D7C">
      <w:start w:val="1"/>
      <w:numFmt w:val="bullet"/>
      <w:lvlText w:val="o"/>
      <w:lvlJc w:val="left"/>
      <w:pPr>
        <w:ind w:left="3600" w:hanging="360"/>
      </w:pPr>
      <w:rPr>
        <w:rFonts w:ascii="Courier New" w:hAnsi="Courier New" w:hint="default"/>
      </w:rPr>
    </w:lvl>
    <w:lvl w:ilvl="5" w:tplc="509CCC4E">
      <w:start w:val="1"/>
      <w:numFmt w:val="bullet"/>
      <w:lvlText w:val=""/>
      <w:lvlJc w:val="left"/>
      <w:pPr>
        <w:ind w:left="4320" w:hanging="360"/>
      </w:pPr>
      <w:rPr>
        <w:rFonts w:ascii="Wingdings" w:hAnsi="Wingdings" w:hint="default"/>
      </w:rPr>
    </w:lvl>
    <w:lvl w:ilvl="6" w:tplc="44B89522">
      <w:start w:val="1"/>
      <w:numFmt w:val="bullet"/>
      <w:lvlText w:val=""/>
      <w:lvlJc w:val="left"/>
      <w:pPr>
        <w:ind w:left="5040" w:hanging="360"/>
      </w:pPr>
      <w:rPr>
        <w:rFonts w:ascii="Symbol" w:hAnsi="Symbol" w:hint="default"/>
      </w:rPr>
    </w:lvl>
    <w:lvl w:ilvl="7" w:tplc="A7062B7C">
      <w:start w:val="1"/>
      <w:numFmt w:val="bullet"/>
      <w:lvlText w:val="o"/>
      <w:lvlJc w:val="left"/>
      <w:pPr>
        <w:ind w:left="5760" w:hanging="360"/>
      </w:pPr>
      <w:rPr>
        <w:rFonts w:ascii="Courier New" w:hAnsi="Courier New" w:hint="default"/>
      </w:rPr>
    </w:lvl>
    <w:lvl w:ilvl="8" w:tplc="BED6BE5E">
      <w:start w:val="1"/>
      <w:numFmt w:val="bullet"/>
      <w:lvlText w:val=""/>
      <w:lvlJc w:val="left"/>
      <w:pPr>
        <w:ind w:left="6480" w:hanging="360"/>
      </w:pPr>
      <w:rPr>
        <w:rFonts w:ascii="Wingdings" w:hAnsi="Wingdings" w:hint="default"/>
      </w:rPr>
    </w:lvl>
  </w:abstractNum>
  <w:abstractNum w:abstractNumId="6" w15:restartNumberingAfterBreak="0">
    <w:nsid w:val="199E6625"/>
    <w:multiLevelType w:val="hybridMultilevel"/>
    <w:tmpl w:val="FFFFFFFF"/>
    <w:lvl w:ilvl="0" w:tplc="4F7A50AC">
      <w:start w:val="1"/>
      <w:numFmt w:val="bullet"/>
      <w:lvlText w:val=""/>
      <w:lvlJc w:val="left"/>
      <w:pPr>
        <w:ind w:left="720" w:hanging="360"/>
      </w:pPr>
      <w:rPr>
        <w:rFonts w:ascii="Symbol" w:hAnsi="Symbol" w:hint="default"/>
      </w:rPr>
    </w:lvl>
    <w:lvl w:ilvl="1" w:tplc="5C827076">
      <w:start w:val="1"/>
      <w:numFmt w:val="bullet"/>
      <w:lvlText w:val="o"/>
      <w:lvlJc w:val="left"/>
      <w:pPr>
        <w:ind w:left="1440" w:hanging="360"/>
      </w:pPr>
      <w:rPr>
        <w:rFonts w:ascii="Courier New" w:hAnsi="Courier New" w:hint="default"/>
      </w:rPr>
    </w:lvl>
    <w:lvl w:ilvl="2" w:tplc="C99024D6">
      <w:start w:val="1"/>
      <w:numFmt w:val="bullet"/>
      <w:lvlText w:val=""/>
      <w:lvlJc w:val="left"/>
      <w:pPr>
        <w:ind w:left="2160" w:hanging="360"/>
      </w:pPr>
      <w:rPr>
        <w:rFonts w:ascii="Wingdings" w:hAnsi="Wingdings" w:hint="default"/>
      </w:rPr>
    </w:lvl>
    <w:lvl w:ilvl="3" w:tplc="A218E254">
      <w:start w:val="1"/>
      <w:numFmt w:val="bullet"/>
      <w:lvlText w:val=""/>
      <w:lvlJc w:val="left"/>
      <w:pPr>
        <w:ind w:left="2880" w:hanging="360"/>
      </w:pPr>
      <w:rPr>
        <w:rFonts w:ascii="Symbol" w:hAnsi="Symbol" w:hint="default"/>
      </w:rPr>
    </w:lvl>
    <w:lvl w:ilvl="4" w:tplc="5D16697E">
      <w:start w:val="1"/>
      <w:numFmt w:val="bullet"/>
      <w:lvlText w:val="o"/>
      <w:lvlJc w:val="left"/>
      <w:pPr>
        <w:ind w:left="3600" w:hanging="360"/>
      </w:pPr>
      <w:rPr>
        <w:rFonts w:ascii="Courier New" w:hAnsi="Courier New" w:hint="default"/>
      </w:rPr>
    </w:lvl>
    <w:lvl w:ilvl="5" w:tplc="8E5010BE">
      <w:start w:val="1"/>
      <w:numFmt w:val="bullet"/>
      <w:lvlText w:val=""/>
      <w:lvlJc w:val="left"/>
      <w:pPr>
        <w:ind w:left="4320" w:hanging="360"/>
      </w:pPr>
      <w:rPr>
        <w:rFonts w:ascii="Wingdings" w:hAnsi="Wingdings" w:hint="default"/>
      </w:rPr>
    </w:lvl>
    <w:lvl w:ilvl="6" w:tplc="C0842386">
      <w:start w:val="1"/>
      <w:numFmt w:val="bullet"/>
      <w:lvlText w:val=""/>
      <w:lvlJc w:val="left"/>
      <w:pPr>
        <w:ind w:left="5040" w:hanging="360"/>
      </w:pPr>
      <w:rPr>
        <w:rFonts w:ascii="Symbol" w:hAnsi="Symbol" w:hint="default"/>
      </w:rPr>
    </w:lvl>
    <w:lvl w:ilvl="7" w:tplc="580AF63E">
      <w:start w:val="1"/>
      <w:numFmt w:val="bullet"/>
      <w:lvlText w:val="o"/>
      <w:lvlJc w:val="left"/>
      <w:pPr>
        <w:ind w:left="5760" w:hanging="360"/>
      </w:pPr>
      <w:rPr>
        <w:rFonts w:ascii="Courier New" w:hAnsi="Courier New" w:hint="default"/>
      </w:rPr>
    </w:lvl>
    <w:lvl w:ilvl="8" w:tplc="4972F6AA">
      <w:start w:val="1"/>
      <w:numFmt w:val="bullet"/>
      <w:lvlText w:val=""/>
      <w:lvlJc w:val="left"/>
      <w:pPr>
        <w:ind w:left="6480" w:hanging="360"/>
      </w:pPr>
      <w:rPr>
        <w:rFonts w:ascii="Wingdings" w:hAnsi="Wingdings" w:hint="default"/>
      </w:rPr>
    </w:lvl>
  </w:abstractNum>
  <w:abstractNum w:abstractNumId="7" w15:restartNumberingAfterBreak="0">
    <w:nsid w:val="257F0EDC"/>
    <w:multiLevelType w:val="hybridMultilevel"/>
    <w:tmpl w:val="FFFFFFFF"/>
    <w:lvl w:ilvl="0" w:tplc="595C8400">
      <w:start w:val="1"/>
      <w:numFmt w:val="bullet"/>
      <w:lvlText w:val=""/>
      <w:lvlJc w:val="left"/>
      <w:pPr>
        <w:ind w:left="720" w:hanging="360"/>
      </w:pPr>
      <w:rPr>
        <w:rFonts w:ascii="Symbol" w:hAnsi="Symbol" w:hint="default"/>
      </w:rPr>
    </w:lvl>
    <w:lvl w:ilvl="1" w:tplc="8E6A16C4">
      <w:start w:val="1"/>
      <w:numFmt w:val="bullet"/>
      <w:lvlText w:val="o"/>
      <w:lvlJc w:val="left"/>
      <w:pPr>
        <w:ind w:left="1440" w:hanging="360"/>
      </w:pPr>
      <w:rPr>
        <w:rFonts w:ascii="Courier New" w:hAnsi="Courier New" w:hint="default"/>
      </w:rPr>
    </w:lvl>
    <w:lvl w:ilvl="2" w:tplc="B8E2595C">
      <w:start w:val="1"/>
      <w:numFmt w:val="bullet"/>
      <w:lvlText w:val=""/>
      <w:lvlJc w:val="left"/>
      <w:pPr>
        <w:ind w:left="2160" w:hanging="360"/>
      </w:pPr>
      <w:rPr>
        <w:rFonts w:ascii="Wingdings" w:hAnsi="Wingdings" w:hint="default"/>
      </w:rPr>
    </w:lvl>
    <w:lvl w:ilvl="3" w:tplc="9740EBDE">
      <w:start w:val="1"/>
      <w:numFmt w:val="bullet"/>
      <w:lvlText w:val=""/>
      <w:lvlJc w:val="left"/>
      <w:pPr>
        <w:ind w:left="2880" w:hanging="360"/>
      </w:pPr>
      <w:rPr>
        <w:rFonts w:ascii="Symbol" w:hAnsi="Symbol" w:hint="default"/>
      </w:rPr>
    </w:lvl>
    <w:lvl w:ilvl="4" w:tplc="690E97AC">
      <w:start w:val="1"/>
      <w:numFmt w:val="bullet"/>
      <w:lvlText w:val="o"/>
      <w:lvlJc w:val="left"/>
      <w:pPr>
        <w:ind w:left="3600" w:hanging="360"/>
      </w:pPr>
      <w:rPr>
        <w:rFonts w:ascii="Courier New" w:hAnsi="Courier New" w:hint="default"/>
      </w:rPr>
    </w:lvl>
    <w:lvl w:ilvl="5" w:tplc="2E7CC90C">
      <w:start w:val="1"/>
      <w:numFmt w:val="bullet"/>
      <w:lvlText w:val=""/>
      <w:lvlJc w:val="left"/>
      <w:pPr>
        <w:ind w:left="4320" w:hanging="360"/>
      </w:pPr>
      <w:rPr>
        <w:rFonts w:ascii="Wingdings" w:hAnsi="Wingdings" w:hint="default"/>
      </w:rPr>
    </w:lvl>
    <w:lvl w:ilvl="6" w:tplc="5DBA1EE8">
      <w:start w:val="1"/>
      <w:numFmt w:val="bullet"/>
      <w:lvlText w:val=""/>
      <w:lvlJc w:val="left"/>
      <w:pPr>
        <w:ind w:left="5040" w:hanging="360"/>
      </w:pPr>
      <w:rPr>
        <w:rFonts w:ascii="Symbol" w:hAnsi="Symbol" w:hint="default"/>
      </w:rPr>
    </w:lvl>
    <w:lvl w:ilvl="7" w:tplc="21CA8C46">
      <w:start w:val="1"/>
      <w:numFmt w:val="bullet"/>
      <w:lvlText w:val="o"/>
      <w:lvlJc w:val="left"/>
      <w:pPr>
        <w:ind w:left="5760" w:hanging="360"/>
      </w:pPr>
      <w:rPr>
        <w:rFonts w:ascii="Courier New" w:hAnsi="Courier New" w:hint="default"/>
      </w:rPr>
    </w:lvl>
    <w:lvl w:ilvl="8" w:tplc="DD00C5FA">
      <w:start w:val="1"/>
      <w:numFmt w:val="bullet"/>
      <w:lvlText w:val=""/>
      <w:lvlJc w:val="left"/>
      <w:pPr>
        <w:ind w:left="6480" w:hanging="360"/>
      </w:pPr>
      <w:rPr>
        <w:rFonts w:ascii="Wingdings" w:hAnsi="Wingdings" w:hint="default"/>
      </w:rPr>
    </w:lvl>
  </w:abstractNum>
  <w:abstractNum w:abstractNumId="8" w15:restartNumberingAfterBreak="0">
    <w:nsid w:val="25B75DE1"/>
    <w:multiLevelType w:val="hybridMultilevel"/>
    <w:tmpl w:val="FFFFFFFF"/>
    <w:lvl w:ilvl="0" w:tplc="5D924830">
      <w:start w:val="1"/>
      <w:numFmt w:val="bullet"/>
      <w:lvlText w:val=""/>
      <w:lvlJc w:val="left"/>
      <w:pPr>
        <w:ind w:left="720" w:hanging="360"/>
      </w:pPr>
      <w:rPr>
        <w:rFonts w:ascii="Symbol" w:hAnsi="Symbol" w:hint="default"/>
      </w:rPr>
    </w:lvl>
    <w:lvl w:ilvl="1" w:tplc="B874BDDC">
      <w:start w:val="1"/>
      <w:numFmt w:val="bullet"/>
      <w:lvlText w:val="o"/>
      <w:lvlJc w:val="left"/>
      <w:pPr>
        <w:ind w:left="1440" w:hanging="360"/>
      </w:pPr>
      <w:rPr>
        <w:rFonts w:ascii="Courier New" w:hAnsi="Courier New" w:hint="default"/>
      </w:rPr>
    </w:lvl>
    <w:lvl w:ilvl="2" w:tplc="29D2D580">
      <w:start w:val="1"/>
      <w:numFmt w:val="bullet"/>
      <w:lvlText w:val=""/>
      <w:lvlJc w:val="left"/>
      <w:pPr>
        <w:ind w:left="2160" w:hanging="360"/>
      </w:pPr>
      <w:rPr>
        <w:rFonts w:ascii="Wingdings" w:hAnsi="Wingdings" w:hint="default"/>
      </w:rPr>
    </w:lvl>
    <w:lvl w:ilvl="3" w:tplc="146A63B4">
      <w:start w:val="1"/>
      <w:numFmt w:val="bullet"/>
      <w:lvlText w:val=""/>
      <w:lvlJc w:val="left"/>
      <w:pPr>
        <w:ind w:left="2880" w:hanging="360"/>
      </w:pPr>
      <w:rPr>
        <w:rFonts w:ascii="Symbol" w:hAnsi="Symbol" w:hint="default"/>
      </w:rPr>
    </w:lvl>
    <w:lvl w:ilvl="4" w:tplc="8F02E3C0">
      <w:start w:val="1"/>
      <w:numFmt w:val="bullet"/>
      <w:lvlText w:val="o"/>
      <w:lvlJc w:val="left"/>
      <w:pPr>
        <w:ind w:left="3600" w:hanging="360"/>
      </w:pPr>
      <w:rPr>
        <w:rFonts w:ascii="Courier New" w:hAnsi="Courier New" w:hint="default"/>
      </w:rPr>
    </w:lvl>
    <w:lvl w:ilvl="5" w:tplc="D4A209D2">
      <w:start w:val="1"/>
      <w:numFmt w:val="bullet"/>
      <w:lvlText w:val=""/>
      <w:lvlJc w:val="left"/>
      <w:pPr>
        <w:ind w:left="4320" w:hanging="360"/>
      </w:pPr>
      <w:rPr>
        <w:rFonts w:ascii="Wingdings" w:hAnsi="Wingdings" w:hint="default"/>
      </w:rPr>
    </w:lvl>
    <w:lvl w:ilvl="6" w:tplc="04CC501A">
      <w:start w:val="1"/>
      <w:numFmt w:val="bullet"/>
      <w:lvlText w:val=""/>
      <w:lvlJc w:val="left"/>
      <w:pPr>
        <w:ind w:left="5040" w:hanging="360"/>
      </w:pPr>
      <w:rPr>
        <w:rFonts w:ascii="Symbol" w:hAnsi="Symbol" w:hint="default"/>
      </w:rPr>
    </w:lvl>
    <w:lvl w:ilvl="7" w:tplc="7A021EC2">
      <w:start w:val="1"/>
      <w:numFmt w:val="bullet"/>
      <w:lvlText w:val="o"/>
      <w:lvlJc w:val="left"/>
      <w:pPr>
        <w:ind w:left="5760" w:hanging="360"/>
      </w:pPr>
      <w:rPr>
        <w:rFonts w:ascii="Courier New" w:hAnsi="Courier New" w:hint="default"/>
      </w:rPr>
    </w:lvl>
    <w:lvl w:ilvl="8" w:tplc="7ACE9B0E">
      <w:start w:val="1"/>
      <w:numFmt w:val="bullet"/>
      <w:lvlText w:val=""/>
      <w:lvlJc w:val="left"/>
      <w:pPr>
        <w:ind w:left="6480" w:hanging="360"/>
      </w:pPr>
      <w:rPr>
        <w:rFonts w:ascii="Wingdings" w:hAnsi="Wingdings" w:hint="default"/>
      </w:rPr>
    </w:lvl>
  </w:abstractNum>
  <w:abstractNum w:abstractNumId="9" w15:restartNumberingAfterBreak="0">
    <w:nsid w:val="2D63FB58"/>
    <w:multiLevelType w:val="hybridMultilevel"/>
    <w:tmpl w:val="FFFFFFFF"/>
    <w:lvl w:ilvl="0" w:tplc="B58C40C6">
      <w:start w:val="1"/>
      <w:numFmt w:val="bullet"/>
      <w:lvlText w:val=""/>
      <w:lvlJc w:val="left"/>
      <w:pPr>
        <w:ind w:left="720" w:hanging="360"/>
      </w:pPr>
      <w:rPr>
        <w:rFonts w:ascii="Symbol" w:hAnsi="Symbol" w:hint="default"/>
      </w:rPr>
    </w:lvl>
    <w:lvl w:ilvl="1" w:tplc="36E66C76">
      <w:start w:val="1"/>
      <w:numFmt w:val="bullet"/>
      <w:lvlText w:val="o"/>
      <w:lvlJc w:val="left"/>
      <w:pPr>
        <w:ind w:left="1440" w:hanging="360"/>
      </w:pPr>
      <w:rPr>
        <w:rFonts w:ascii="Courier New" w:hAnsi="Courier New" w:hint="default"/>
      </w:rPr>
    </w:lvl>
    <w:lvl w:ilvl="2" w:tplc="6D04CE06">
      <w:start w:val="1"/>
      <w:numFmt w:val="bullet"/>
      <w:lvlText w:val=""/>
      <w:lvlJc w:val="left"/>
      <w:pPr>
        <w:ind w:left="2160" w:hanging="360"/>
      </w:pPr>
      <w:rPr>
        <w:rFonts w:ascii="Wingdings" w:hAnsi="Wingdings" w:hint="default"/>
      </w:rPr>
    </w:lvl>
    <w:lvl w:ilvl="3" w:tplc="64BA8B20">
      <w:start w:val="1"/>
      <w:numFmt w:val="bullet"/>
      <w:lvlText w:val=""/>
      <w:lvlJc w:val="left"/>
      <w:pPr>
        <w:ind w:left="2880" w:hanging="360"/>
      </w:pPr>
      <w:rPr>
        <w:rFonts w:ascii="Symbol" w:hAnsi="Symbol" w:hint="default"/>
      </w:rPr>
    </w:lvl>
    <w:lvl w:ilvl="4" w:tplc="F42AA62A">
      <w:start w:val="1"/>
      <w:numFmt w:val="bullet"/>
      <w:lvlText w:val="o"/>
      <w:lvlJc w:val="left"/>
      <w:pPr>
        <w:ind w:left="3600" w:hanging="360"/>
      </w:pPr>
      <w:rPr>
        <w:rFonts w:ascii="Courier New" w:hAnsi="Courier New" w:hint="default"/>
      </w:rPr>
    </w:lvl>
    <w:lvl w:ilvl="5" w:tplc="150E24CC">
      <w:start w:val="1"/>
      <w:numFmt w:val="bullet"/>
      <w:lvlText w:val=""/>
      <w:lvlJc w:val="left"/>
      <w:pPr>
        <w:ind w:left="4320" w:hanging="360"/>
      </w:pPr>
      <w:rPr>
        <w:rFonts w:ascii="Wingdings" w:hAnsi="Wingdings" w:hint="default"/>
      </w:rPr>
    </w:lvl>
    <w:lvl w:ilvl="6" w:tplc="1B82CA14">
      <w:start w:val="1"/>
      <w:numFmt w:val="bullet"/>
      <w:lvlText w:val=""/>
      <w:lvlJc w:val="left"/>
      <w:pPr>
        <w:ind w:left="5040" w:hanging="360"/>
      </w:pPr>
      <w:rPr>
        <w:rFonts w:ascii="Symbol" w:hAnsi="Symbol" w:hint="default"/>
      </w:rPr>
    </w:lvl>
    <w:lvl w:ilvl="7" w:tplc="18FE323E">
      <w:start w:val="1"/>
      <w:numFmt w:val="bullet"/>
      <w:lvlText w:val="o"/>
      <w:lvlJc w:val="left"/>
      <w:pPr>
        <w:ind w:left="5760" w:hanging="360"/>
      </w:pPr>
      <w:rPr>
        <w:rFonts w:ascii="Courier New" w:hAnsi="Courier New" w:hint="default"/>
      </w:rPr>
    </w:lvl>
    <w:lvl w:ilvl="8" w:tplc="BC663AC8">
      <w:start w:val="1"/>
      <w:numFmt w:val="bullet"/>
      <w:lvlText w:val=""/>
      <w:lvlJc w:val="left"/>
      <w:pPr>
        <w:ind w:left="6480" w:hanging="360"/>
      </w:pPr>
      <w:rPr>
        <w:rFonts w:ascii="Wingdings" w:hAnsi="Wingdings" w:hint="default"/>
      </w:rPr>
    </w:lvl>
  </w:abstractNum>
  <w:abstractNum w:abstractNumId="10" w15:restartNumberingAfterBreak="0">
    <w:nsid w:val="2FAF584D"/>
    <w:multiLevelType w:val="hybridMultilevel"/>
    <w:tmpl w:val="FFFFFFFF"/>
    <w:lvl w:ilvl="0" w:tplc="2D5EC5A4">
      <w:start w:val="1"/>
      <w:numFmt w:val="bullet"/>
      <w:lvlText w:val=""/>
      <w:lvlJc w:val="left"/>
      <w:pPr>
        <w:ind w:left="720" w:hanging="360"/>
      </w:pPr>
      <w:rPr>
        <w:rFonts w:ascii="Symbol" w:hAnsi="Symbol" w:hint="default"/>
      </w:rPr>
    </w:lvl>
    <w:lvl w:ilvl="1" w:tplc="AF3C2906">
      <w:start w:val="1"/>
      <w:numFmt w:val="bullet"/>
      <w:lvlText w:val="o"/>
      <w:lvlJc w:val="left"/>
      <w:pPr>
        <w:ind w:left="1440" w:hanging="360"/>
      </w:pPr>
      <w:rPr>
        <w:rFonts w:ascii="Courier New" w:hAnsi="Courier New" w:hint="default"/>
      </w:rPr>
    </w:lvl>
    <w:lvl w:ilvl="2" w:tplc="1FA08A8C">
      <w:start w:val="1"/>
      <w:numFmt w:val="bullet"/>
      <w:lvlText w:val=""/>
      <w:lvlJc w:val="left"/>
      <w:pPr>
        <w:ind w:left="2160" w:hanging="360"/>
      </w:pPr>
      <w:rPr>
        <w:rFonts w:ascii="Wingdings" w:hAnsi="Wingdings" w:hint="default"/>
      </w:rPr>
    </w:lvl>
    <w:lvl w:ilvl="3" w:tplc="B868E5D4">
      <w:start w:val="1"/>
      <w:numFmt w:val="bullet"/>
      <w:lvlText w:val=""/>
      <w:lvlJc w:val="left"/>
      <w:pPr>
        <w:ind w:left="2880" w:hanging="360"/>
      </w:pPr>
      <w:rPr>
        <w:rFonts w:ascii="Symbol" w:hAnsi="Symbol" w:hint="default"/>
      </w:rPr>
    </w:lvl>
    <w:lvl w:ilvl="4" w:tplc="B8820BFC">
      <w:start w:val="1"/>
      <w:numFmt w:val="bullet"/>
      <w:lvlText w:val="o"/>
      <w:lvlJc w:val="left"/>
      <w:pPr>
        <w:ind w:left="3600" w:hanging="360"/>
      </w:pPr>
      <w:rPr>
        <w:rFonts w:ascii="Courier New" w:hAnsi="Courier New" w:hint="default"/>
      </w:rPr>
    </w:lvl>
    <w:lvl w:ilvl="5" w:tplc="48488A20">
      <w:start w:val="1"/>
      <w:numFmt w:val="bullet"/>
      <w:lvlText w:val=""/>
      <w:lvlJc w:val="left"/>
      <w:pPr>
        <w:ind w:left="4320" w:hanging="360"/>
      </w:pPr>
      <w:rPr>
        <w:rFonts w:ascii="Wingdings" w:hAnsi="Wingdings" w:hint="default"/>
      </w:rPr>
    </w:lvl>
    <w:lvl w:ilvl="6" w:tplc="6DD4EC88">
      <w:start w:val="1"/>
      <w:numFmt w:val="bullet"/>
      <w:lvlText w:val=""/>
      <w:lvlJc w:val="left"/>
      <w:pPr>
        <w:ind w:left="5040" w:hanging="360"/>
      </w:pPr>
      <w:rPr>
        <w:rFonts w:ascii="Symbol" w:hAnsi="Symbol" w:hint="default"/>
      </w:rPr>
    </w:lvl>
    <w:lvl w:ilvl="7" w:tplc="9B1AD6F6">
      <w:start w:val="1"/>
      <w:numFmt w:val="bullet"/>
      <w:lvlText w:val="o"/>
      <w:lvlJc w:val="left"/>
      <w:pPr>
        <w:ind w:left="5760" w:hanging="360"/>
      </w:pPr>
      <w:rPr>
        <w:rFonts w:ascii="Courier New" w:hAnsi="Courier New" w:hint="default"/>
      </w:rPr>
    </w:lvl>
    <w:lvl w:ilvl="8" w:tplc="338CF2FC">
      <w:start w:val="1"/>
      <w:numFmt w:val="bullet"/>
      <w:lvlText w:val=""/>
      <w:lvlJc w:val="left"/>
      <w:pPr>
        <w:ind w:left="6480" w:hanging="360"/>
      </w:pPr>
      <w:rPr>
        <w:rFonts w:ascii="Wingdings" w:hAnsi="Wingdings" w:hint="default"/>
      </w:rPr>
    </w:lvl>
  </w:abstractNum>
  <w:abstractNum w:abstractNumId="11" w15:restartNumberingAfterBreak="0">
    <w:nsid w:val="396477D8"/>
    <w:multiLevelType w:val="hybridMultilevel"/>
    <w:tmpl w:val="DD7681E4"/>
    <w:lvl w:ilvl="0" w:tplc="7CAAE6D4">
      <w:start w:val="1"/>
      <w:numFmt w:val="decimal"/>
      <w:lvlText w:val="%1."/>
      <w:lvlJc w:val="left"/>
      <w:pPr>
        <w:ind w:left="720" w:hanging="360"/>
      </w:pPr>
    </w:lvl>
    <w:lvl w:ilvl="1" w:tplc="F4CE1FD2">
      <w:numFmt w:val="decimal"/>
      <w:lvlText w:val=""/>
      <w:lvlJc w:val="left"/>
    </w:lvl>
    <w:lvl w:ilvl="2" w:tplc="125255D6">
      <w:numFmt w:val="decimal"/>
      <w:lvlText w:val=""/>
      <w:lvlJc w:val="left"/>
    </w:lvl>
    <w:lvl w:ilvl="3" w:tplc="7C02EC26">
      <w:numFmt w:val="decimal"/>
      <w:lvlText w:val=""/>
      <w:lvlJc w:val="left"/>
    </w:lvl>
    <w:lvl w:ilvl="4" w:tplc="0720D8CE">
      <w:numFmt w:val="decimal"/>
      <w:lvlText w:val=""/>
      <w:lvlJc w:val="left"/>
    </w:lvl>
    <w:lvl w:ilvl="5" w:tplc="00DEA210">
      <w:numFmt w:val="decimal"/>
      <w:lvlText w:val=""/>
      <w:lvlJc w:val="left"/>
    </w:lvl>
    <w:lvl w:ilvl="6" w:tplc="ED80011C">
      <w:numFmt w:val="decimal"/>
      <w:lvlText w:val=""/>
      <w:lvlJc w:val="left"/>
    </w:lvl>
    <w:lvl w:ilvl="7" w:tplc="ECB21F10">
      <w:numFmt w:val="decimal"/>
      <w:lvlText w:val=""/>
      <w:lvlJc w:val="left"/>
    </w:lvl>
    <w:lvl w:ilvl="8" w:tplc="207485FC">
      <w:numFmt w:val="decimal"/>
      <w:lvlText w:val=""/>
      <w:lvlJc w:val="left"/>
    </w:lvl>
  </w:abstractNum>
  <w:abstractNum w:abstractNumId="12" w15:restartNumberingAfterBreak="0">
    <w:nsid w:val="4289A409"/>
    <w:multiLevelType w:val="hybridMultilevel"/>
    <w:tmpl w:val="FFFFFFFF"/>
    <w:lvl w:ilvl="0" w:tplc="1F426DF0">
      <w:start w:val="1"/>
      <w:numFmt w:val="bullet"/>
      <w:lvlText w:val=""/>
      <w:lvlJc w:val="left"/>
      <w:pPr>
        <w:ind w:left="720" w:hanging="360"/>
      </w:pPr>
      <w:rPr>
        <w:rFonts w:ascii="Symbol" w:hAnsi="Symbol" w:hint="default"/>
      </w:rPr>
    </w:lvl>
    <w:lvl w:ilvl="1" w:tplc="13D428BE">
      <w:start w:val="1"/>
      <w:numFmt w:val="bullet"/>
      <w:lvlText w:val="o"/>
      <w:lvlJc w:val="left"/>
      <w:pPr>
        <w:ind w:left="1440" w:hanging="360"/>
      </w:pPr>
      <w:rPr>
        <w:rFonts w:ascii="Courier New" w:hAnsi="Courier New" w:hint="default"/>
      </w:rPr>
    </w:lvl>
    <w:lvl w:ilvl="2" w:tplc="7BD4D5D0">
      <w:start w:val="1"/>
      <w:numFmt w:val="bullet"/>
      <w:lvlText w:val=""/>
      <w:lvlJc w:val="left"/>
      <w:pPr>
        <w:ind w:left="2160" w:hanging="360"/>
      </w:pPr>
      <w:rPr>
        <w:rFonts w:ascii="Wingdings" w:hAnsi="Wingdings" w:hint="default"/>
      </w:rPr>
    </w:lvl>
    <w:lvl w:ilvl="3" w:tplc="2A627750">
      <w:start w:val="1"/>
      <w:numFmt w:val="bullet"/>
      <w:lvlText w:val=""/>
      <w:lvlJc w:val="left"/>
      <w:pPr>
        <w:ind w:left="2880" w:hanging="360"/>
      </w:pPr>
      <w:rPr>
        <w:rFonts w:ascii="Symbol" w:hAnsi="Symbol" w:hint="default"/>
      </w:rPr>
    </w:lvl>
    <w:lvl w:ilvl="4" w:tplc="D844451E">
      <w:start w:val="1"/>
      <w:numFmt w:val="bullet"/>
      <w:lvlText w:val="o"/>
      <w:lvlJc w:val="left"/>
      <w:pPr>
        <w:ind w:left="3600" w:hanging="360"/>
      </w:pPr>
      <w:rPr>
        <w:rFonts w:ascii="Courier New" w:hAnsi="Courier New" w:hint="default"/>
      </w:rPr>
    </w:lvl>
    <w:lvl w:ilvl="5" w:tplc="2196E0D8">
      <w:start w:val="1"/>
      <w:numFmt w:val="bullet"/>
      <w:lvlText w:val=""/>
      <w:lvlJc w:val="left"/>
      <w:pPr>
        <w:ind w:left="4320" w:hanging="360"/>
      </w:pPr>
      <w:rPr>
        <w:rFonts w:ascii="Wingdings" w:hAnsi="Wingdings" w:hint="default"/>
      </w:rPr>
    </w:lvl>
    <w:lvl w:ilvl="6" w:tplc="83C8FE4A">
      <w:start w:val="1"/>
      <w:numFmt w:val="bullet"/>
      <w:lvlText w:val=""/>
      <w:lvlJc w:val="left"/>
      <w:pPr>
        <w:ind w:left="5040" w:hanging="360"/>
      </w:pPr>
      <w:rPr>
        <w:rFonts w:ascii="Symbol" w:hAnsi="Symbol" w:hint="default"/>
      </w:rPr>
    </w:lvl>
    <w:lvl w:ilvl="7" w:tplc="E8FE1E48">
      <w:start w:val="1"/>
      <w:numFmt w:val="bullet"/>
      <w:lvlText w:val="o"/>
      <w:lvlJc w:val="left"/>
      <w:pPr>
        <w:ind w:left="5760" w:hanging="360"/>
      </w:pPr>
      <w:rPr>
        <w:rFonts w:ascii="Courier New" w:hAnsi="Courier New" w:hint="default"/>
      </w:rPr>
    </w:lvl>
    <w:lvl w:ilvl="8" w:tplc="3468FE3C">
      <w:start w:val="1"/>
      <w:numFmt w:val="bullet"/>
      <w:lvlText w:val=""/>
      <w:lvlJc w:val="left"/>
      <w:pPr>
        <w:ind w:left="6480" w:hanging="360"/>
      </w:pPr>
      <w:rPr>
        <w:rFonts w:ascii="Wingdings" w:hAnsi="Wingdings" w:hint="default"/>
      </w:rPr>
    </w:lvl>
  </w:abstractNum>
  <w:abstractNum w:abstractNumId="13" w15:restartNumberingAfterBreak="0">
    <w:nsid w:val="43C947B4"/>
    <w:multiLevelType w:val="hybridMultilevel"/>
    <w:tmpl w:val="2CF87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DC65239"/>
    <w:multiLevelType w:val="hybridMultilevel"/>
    <w:tmpl w:val="FFFFFFFF"/>
    <w:lvl w:ilvl="0" w:tplc="F3B61F04">
      <w:start w:val="1"/>
      <w:numFmt w:val="bullet"/>
      <w:lvlText w:val=""/>
      <w:lvlJc w:val="left"/>
      <w:pPr>
        <w:ind w:left="720" w:hanging="360"/>
      </w:pPr>
      <w:rPr>
        <w:rFonts w:ascii="Symbol" w:hAnsi="Symbol" w:hint="default"/>
      </w:rPr>
    </w:lvl>
    <w:lvl w:ilvl="1" w:tplc="6824CC22">
      <w:start w:val="1"/>
      <w:numFmt w:val="bullet"/>
      <w:lvlText w:val="o"/>
      <w:lvlJc w:val="left"/>
      <w:pPr>
        <w:ind w:left="1440" w:hanging="360"/>
      </w:pPr>
      <w:rPr>
        <w:rFonts w:ascii="Courier New" w:hAnsi="Courier New" w:hint="default"/>
      </w:rPr>
    </w:lvl>
    <w:lvl w:ilvl="2" w:tplc="B51A527E">
      <w:start w:val="1"/>
      <w:numFmt w:val="bullet"/>
      <w:lvlText w:val=""/>
      <w:lvlJc w:val="left"/>
      <w:pPr>
        <w:ind w:left="2160" w:hanging="360"/>
      </w:pPr>
      <w:rPr>
        <w:rFonts w:ascii="Wingdings" w:hAnsi="Wingdings" w:hint="default"/>
      </w:rPr>
    </w:lvl>
    <w:lvl w:ilvl="3" w:tplc="211EC268">
      <w:start w:val="1"/>
      <w:numFmt w:val="bullet"/>
      <w:lvlText w:val=""/>
      <w:lvlJc w:val="left"/>
      <w:pPr>
        <w:ind w:left="2880" w:hanging="360"/>
      </w:pPr>
      <w:rPr>
        <w:rFonts w:ascii="Symbol" w:hAnsi="Symbol" w:hint="default"/>
      </w:rPr>
    </w:lvl>
    <w:lvl w:ilvl="4" w:tplc="84261536">
      <w:start w:val="1"/>
      <w:numFmt w:val="bullet"/>
      <w:lvlText w:val="o"/>
      <w:lvlJc w:val="left"/>
      <w:pPr>
        <w:ind w:left="3600" w:hanging="360"/>
      </w:pPr>
      <w:rPr>
        <w:rFonts w:ascii="Courier New" w:hAnsi="Courier New" w:hint="default"/>
      </w:rPr>
    </w:lvl>
    <w:lvl w:ilvl="5" w:tplc="0CB855D6">
      <w:start w:val="1"/>
      <w:numFmt w:val="bullet"/>
      <w:lvlText w:val=""/>
      <w:lvlJc w:val="left"/>
      <w:pPr>
        <w:ind w:left="4320" w:hanging="360"/>
      </w:pPr>
      <w:rPr>
        <w:rFonts w:ascii="Wingdings" w:hAnsi="Wingdings" w:hint="default"/>
      </w:rPr>
    </w:lvl>
    <w:lvl w:ilvl="6" w:tplc="5DDAE51C">
      <w:start w:val="1"/>
      <w:numFmt w:val="bullet"/>
      <w:lvlText w:val=""/>
      <w:lvlJc w:val="left"/>
      <w:pPr>
        <w:ind w:left="5040" w:hanging="360"/>
      </w:pPr>
      <w:rPr>
        <w:rFonts w:ascii="Symbol" w:hAnsi="Symbol" w:hint="default"/>
      </w:rPr>
    </w:lvl>
    <w:lvl w:ilvl="7" w:tplc="F26004AE">
      <w:start w:val="1"/>
      <w:numFmt w:val="bullet"/>
      <w:lvlText w:val="o"/>
      <w:lvlJc w:val="left"/>
      <w:pPr>
        <w:ind w:left="5760" w:hanging="360"/>
      </w:pPr>
      <w:rPr>
        <w:rFonts w:ascii="Courier New" w:hAnsi="Courier New" w:hint="default"/>
      </w:rPr>
    </w:lvl>
    <w:lvl w:ilvl="8" w:tplc="CE180596">
      <w:start w:val="1"/>
      <w:numFmt w:val="bullet"/>
      <w:lvlText w:val=""/>
      <w:lvlJc w:val="left"/>
      <w:pPr>
        <w:ind w:left="6480" w:hanging="360"/>
      </w:pPr>
      <w:rPr>
        <w:rFonts w:ascii="Wingdings" w:hAnsi="Wingdings" w:hint="default"/>
      </w:rPr>
    </w:lvl>
  </w:abstractNum>
  <w:abstractNum w:abstractNumId="15" w15:restartNumberingAfterBreak="0">
    <w:nsid w:val="5312CE89"/>
    <w:multiLevelType w:val="hybridMultilevel"/>
    <w:tmpl w:val="FFFFFFFF"/>
    <w:lvl w:ilvl="0" w:tplc="F2425CA8">
      <w:start w:val="1"/>
      <w:numFmt w:val="bullet"/>
      <w:lvlText w:val=""/>
      <w:lvlJc w:val="left"/>
      <w:pPr>
        <w:ind w:left="720" w:hanging="360"/>
      </w:pPr>
      <w:rPr>
        <w:rFonts w:ascii="Symbol" w:hAnsi="Symbol" w:hint="default"/>
      </w:rPr>
    </w:lvl>
    <w:lvl w:ilvl="1" w:tplc="361E633A">
      <w:start w:val="1"/>
      <w:numFmt w:val="bullet"/>
      <w:lvlText w:val="o"/>
      <w:lvlJc w:val="left"/>
      <w:pPr>
        <w:ind w:left="1440" w:hanging="360"/>
      </w:pPr>
      <w:rPr>
        <w:rFonts w:ascii="Courier New" w:hAnsi="Courier New" w:hint="default"/>
      </w:rPr>
    </w:lvl>
    <w:lvl w:ilvl="2" w:tplc="25546394">
      <w:start w:val="1"/>
      <w:numFmt w:val="bullet"/>
      <w:lvlText w:val=""/>
      <w:lvlJc w:val="left"/>
      <w:pPr>
        <w:ind w:left="2160" w:hanging="360"/>
      </w:pPr>
      <w:rPr>
        <w:rFonts w:ascii="Wingdings" w:hAnsi="Wingdings" w:hint="default"/>
      </w:rPr>
    </w:lvl>
    <w:lvl w:ilvl="3" w:tplc="9F680874">
      <w:start w:val="1"/>
      <w:numFmt w:val="bullet"/>
      <w:lvlText w:val=""/>
      <w:lvlJc w:val="left"/>
      <w:pPr>
        <w:ind w:left="2880" w:hanging="360"/>
      </w:pPr>
      <w:rPr>
        <w:rFonts w:ascii="Symbol" w:hAnsi="Symbol" w:hint="default"/>
      </w:rPr>
    </w:lvl>
    <w:lvl w:ilvl="4" w:tplc="CABC3F10">
      <w:start w:val="1"/>
      <w:numFmt w:val="bullet"/>
      <w:lvlText w:val="o"/>
      <w:lvlJc w:val="left"/>
      <w:pPr>
        <w:ind w:left="3600" w:hanging="360"/>
      </w:pPr>
      <w:rPr>
        <w:rFonts w:ascii="Courier New" w:hAnsi="Courier New" w:hint="default"/>
      </w:rPr>
    </w:lvl>
    <w:lvl w:ilvl="5" w:tplc="A45ABD2C">
      <w:start w:val="1"/>
      <w:numFmt w:val="bullet"/>
      <w:lvlText w:val=""/>
      <w:lvlJc w:val="left"/>
      <w:pPr>
        <w:ind w:left="4320" w:hanging="360"/>
      </w:pPr>
      <w:rPr>
        <w:rFonts w:ascii="Wingdings" w:hAnsi="Wingdings" w:hint="default"/>
      </w:rPr>
    </w:lvl>
    <w:lvl w:ilvl="6" w:tplc="FBD26168">
      <w:start w:val="1"/>
      <w:numFmt w:val="bullet"/>
      <w:lvlText w:val=""/>
      <w:lvlJc w:val="left"/>
      <w:pPr>
        <w:ind w:left="5040" w:hanging="360"/>
      </w:pPr>
      <w:rPr>
        <w:rFonts w:ascii="Symbol" w:hAnsi="Symbol" w:hint="default"/>
      </w:rPr>
    </w:lvl>
    <w:lvl w:ilvl="7" w:tplc="2DE8A2E8">
      <w:start w:val="1"/>
      <w:numFmt w:val="bullet"/>
      <w:lvlText w:val="o"/>
      <w:lvlJc w:val="left"/>
      <w:pPr>
        <w:ind w:left="5760" w:hanging="360"/>
      </w:pPr>
      <w:rPr>
        <w:rFonts w:ascii="Courier New" w:hAnsi="Courier New" w:hint="default"/>
      </w:rPr>
    </w:lvl>
    <w:lvl w:ilvl="8" w:tplc="3A92785E">
      <w:start w:val="1"/>
      <w:numFmt w:val="bullet"/>
      <w:lvlText w:val=""/>
      <w:lvlJc w:val="left"/>
      <w:pPr>
        <w:ind w:left="6480" w:hanging="360"/>
      </w:pPr>
      <w:rPr>
        <w:rFonts w:ascii="Wingdings" w:hAnsi="Wingdings" w:hint="default"/>
      </w:rPr>
    </w:lvl>
  </w:abstractNum>
  <w:abstractNum w:abstractNumId="16" w15:restartNumberingAfterBreak="0">
    <w:nsid w:val="580965B3"/>
    <w:multiLevelType w:val="hybridMultilevel"/>
    <w:tmpl w:val="FFFFFFFF"/>
    <w:lvl w:ilvl="0" w:tplc="B13CBB70">
      <w:start w:val="1"/>
      <w:numFmt w:val="bullet"/>
      <w:lvlText w:val=""/>
      <w:lvlJc w:val="left"/>
      <w:pPr>
        <w:ind w:left="720" w:hanging="360"/>
      </w:pPr>
      <w:rPr>
        <w:rFonts w:ascii="Symbol" w:hAnsi="Symbol" w:hint="default"/>
      </w:rPr>
    </w:lvl>
    <w:lvl w:ilvl="1" w:tplc="326A9D9A">
      <w:start w:val="1"/>
      <w:numFmt w:val="bullet"/>
      <w:lvlText w:val="o"/>
      <w:lvlJc w:val="left"/>
      <w:pPr>
        <w:ind w:left="1440" w:hanging="360"/>
      </w:pPr>
      <w:rPr>
        <w:rFonts w:ascii="Courier New" w:hAnsi="Courier New" w:hint="default"/>
      </w:rPr>
    </w:lvl>
    <w:lvl w:ilvl="2" w:tplc="A372C68A">
      <w:start w:val="1"/>
      <w:numFmt w:val="bullet"/>
      <w:lvlText w:val=""/>
      <w:lvlJc w:val="left"/>
      <w:pPr>
        <w:ind w:left="2160" w:hanging="360"/>
      </w:pPr>
      <w:rPr>
        <w:rFonts w:ascii="Wingdings" w:hAnsi="Wingdings" w:hint="default"/>
      </w:rPr>
    </w:lvl>
    <w:lvl w:ilvl="3" w:tplc="31586B3A">
      <w:start w:val="1"/>
      <w:numFmt w:val="bullet"/>
      <w:lvlText w:val=""/>
      <w:lvlJc w:val="left"/>
      <w:pPr>
        <w:ind w:left="2880" w:hanging="360"/>
      </w:pPr>
      <w:rPr>
        <w:rFonts w:ascii="Symbol" w:hAnsi="Symbol" w:hint="default"/>
      </w:rPr>
    </w:lvl>
    <w:lvl w:ilvl="4" w:tplc="22D0D48E">
      <w:start w:val="1"/>
      <w:numFmt w:val="bullet"/>
      <w:lvlText w:val="o"/>
      <w:lvlJc w:val="left"/>
      <w:pPr>
        <w:ind w:left="3600" w:hanging="360"/>
      </w:pPr>
      <w:rPr>
        <w:rFonts w:ascii="Courier New" w:hAnsi="Courier New" w:hint="default"/>
      </w:rPr>
    </w:lvl>
    <w:lvl w:ilvl="5" w:tplc="D42EA3FC">
      <w:start w:val="1"/>
      <w:numFmt w:val="bullet"/>
      <w:lvlText w:val=""/>
      <w:lvlJc w:val="left"/>
      <w:pPr>
        <w:ind w:left="4320" w:hanging="360"/>
      </w:pPr>
      <w:rPr>
        <w:rFonts w:ascii="Wingdings" w:hAnsi="Wingdings" w:hint="default"/>
      </w:rPr>
    </w:lvl>
    <w:lvl w:ilvl="6" w:tplc="A0742DBC">
      <w:start w:val="1"/>
      <w:numFmt w:val="bullet"/>
      <w:lvlText w:val=""/>
      <w:lvlJc w:val="left"/>
      <w:pPr>
        <w:ind w:left="5040" w:hanging="360"/>
      </w:pPr>
      <w:rPr>
        <w:rFonts w:ascii="Symbol" w:hAnsi="Symbol" w:hint="default"/>
      </w:rPr>
    </w:lvl>
    <w:lvl w:ilvl="7" w:tplc="EB66676E">
      <w:start w:val="1"/>
      <w:numFmt w:val="bullet"/>
      <w:lvlText w:val="o"/>
      <w:lvlJc w:val="left"/>
      <w:pPr>
        <w:ind w:left="5760" w:hanging="360"/>
      </w:pPr>
      <w:rPr>
        <w:rFonts w:ascii="Courier New" w:hAnsi="Courier New" w:hint="default"/>
      </w:rPr>
    </w:lvl>
    <w:lvl w:ilvl="8" w:tplc="74186168">
      <w:start w:val="1"/>
      <w:numFmt w:val="bullet"/>
      <w:lvlText w:val=""/>
      <w:lvlJc w:val="left"/>
      <w:pPr>
        <w:ind w:left="6480" w:hanging="360"/>
      </w:pPr>
      <w:rPr>
        <w:rFonts w:ascii="Wingdings" w:hAnsi="Wingdings" w:hint="default"/>
      </w:rPr>
    </w:lvl>
  </w:abstractNum>
  <w:abstractNum w:abstractNumId="17" w15:restartNumberingAfterBreak="0">
    <w:nsid w:val="59B167C7"/>
    <w:multiLevelType w:val="hybridMultilevel"/>
    <w:tmpl w:val="FFFFFFFF"/>
    <w:lvl w:ilvl="0" w:tplc="52CAA870">
      <w:start w:val="1"/>
      <w:numFmt w:val="bullet"/>
      <w:lvlText w:val=""/>
      <w:lvlJc w:val="left"/>
      <w:pPr>
        <w:ind w:left="720" w:hanging="360"/>
      </w:pPr>
      <w:rPr>
        <w:rFonts w:ascii="Symbol" w:hAnsi="Symbol" w:hint="default"/>
      </w:rPr>
    </w:lvl>
    <w:lvl w:ilvl="1" w:tplc="5A8ADB0E">
      <w:start w:val="1"/>
      <w:numFmt w:val="bullet"/>
      <w:lvlText w:val="o"/>
      <w:lvlJc w:val="left"/>
      <w:pPr>
        <w:ind w:left="1440" w:hanging="360"/>
      </w:pPr>
      <w:rPr>
        <w:rFonts w:ascii="Courier New" w:hAnsi="Courier New" w:hint="default"/>
      </w:rPr>
    </w:lvl>
    <w:lvl w:ilvl="2" w:tplc="3604A4BC">
      <w:start w:val="1"/>
      <w:numFmt w:val="bullet"/>
      <w:lvlText w:val=""/>
      <w:lvlJc w:val="left"/>
      <w:pPr>
        <w:ind w:left="2160" w:hanging="360"/>
      </w:pPr>
      <w:rPr>
        <w:rFonts w:ascii="Wingdings" w:hAnsi="Wingdings" w:hint="default"/>
      </w:rPr>
    </w:lvl>
    <w:lvl w:ilvl="3" w:tplc="54F239EE">
      <w:start w:val="1"/>
      <w:numFmt w:val="bullet"/>
      <w:lvlText w:val=""/>
      <w:lvlJc w:val="left"/>
      <w:pPr>
        <w:ind w:left="2880" w:hanging="360"/>
      </w:pPr>
      <w:rPr>
        <w:rFonts w:ascii="Symbol" w:hAnsi="Symbol" w:hint="default"/>
      </w:rPr>
    </w:lvl>
    <w:lvl w:ilvl="4" w:tplc="DA323F50">
      <w:start w:val="1"/>
      <w:numFmt w:val="bullet"/>
      <w:lvlText w:val="o"/>
      <w:lvlJc w:val="left"/>
      <w:pPr>
        <w:ind w:left="3600" w:hanging="360"/>
      </w:pPr>
      <w:rPr>
        <w:rFonts w:ascii="Courier New" w:hAnsi="Courier New" w:hint="default"/>
      </w:rPr>
    </w:lvl>
    <w:lvl w:ilvl="5" w:tplc="6BC28AC4">
      <w:start w:val="1"/>
      <w:numFmt w:val="bullet"/>
      <w:lvlText w:val=""/>
      <w:lvlJc w:val="left"/>
      <w:pPr>
        <w:ind w:left="4320" w:hanging="360"/>
      </w:pPr>
      <w:rPr>
        <w:rFonts w:ascii="Wingdings" w:hAnsi="Wingdings" w:hint="default"/>
      </w:rPr>
    </w:lvl>
    <w:lvl w:ilvl="6" w:tplc="20EEB086">
      <w:start w:val="1"/>
      <w:numFmt w:val="bullet"/>
      <w:lvlText w:val=""/>
      <w:lvlJc w:val="left"/>
      <w:pPr>
        <w:ind w:left="5040" w:hanging="360"/>
      </w:pPr>
      <w:rPr>
        <w:rFonts w:ascii="Symbol" w:hAnsi="Symbol" w:hint="default"/>
      </w:rPr>
    </w:lvl>
    <w:lvl w:ilvl="7" w:tplc="7A3E0668">
      <w:start w:val="1"/>
      <w:numFmt w:val="bullet"/>
      <w:lvlText w:val="o"/>
      <w:lvlJc w:val="left"/>
      <w:pPr>
        <w:ind w:left="5760" w:hanging="360"/>
      </w:pPr>
      <w:rPr>
        <w:rFonts w:ascii="Courier New" w:hAnsi="Courier New" w:hint="default"/>
      </w:rPr>
    </w:lvl>
    <w:lvl w:ilvl="8" w:tplc="2EAA97FE">
      <w:start w:val="1"/>
      <w:numFmt w:val="bullet"/>
      <w:lvlText w:val=""/>
      <w:lvlJc w:val="left"/>
      <w:pPr>
        <w:ind w:left="6480" w:hanging="360"/>
      </w:pPr>
      <w:rPr>
        <w:rFonts w:ascii="Wingdings" w:hAnsi="Wingdings" w:hint="default"/>
      </w:rPr>
    </w:lvl>
  </w:abstractNum>
  <w:abstractNum w:abstractNumId="18" w15:restartNumberingAfterBreak="0">
    <w:nsid w:val="65C8D789"/>
    <w:multiLevelType w:val="hybridMultilevel"/>
    <w:tmpl w:val="FFFFFFFF"/>
    <w:lvl w:ilvl="0" w:tplc="907C4C46">
      <w:start w:val="1"/>
      <w:numFmt w:val="bullet"/>
      <w:lvlText w:val=""/>
      <w:lvlJc w:val="left"/>
      <w:pPr>
        <w:ind w:left="720" w:hanging="360"/>
      </w:pPr>
      <w:rPr>
        <w:rFonts w:ascii="Symbol" w:hAnsi="Symbol" w:hint="default"/>
      </w:rPr>
    </w:lvl>
    <w:lvl w:ilvl="1" w:tplc="9BE40CE0">
      <w:start w:val="1"/>
      <w:numFmt w:val="bullet"/>
      <w:lvlText w:val="o"/>
      <w:lvlJc w:val="left"/>
      <w:pPr>
        <w:ind w:left="1440" w:hanging="360"/>
      </w:pPr>
      <w:rPr>
        <w:rFonts w:ascii="Courier New" w:hAnsi="Courier New" w:hint="default"/>
      </w:rPr>
    </w:lvl>
    <w:lvl w:ilvl="2" w:tplc="2E828022">
      <w:start w:val="1"/>
      <w:numFmt w:val="bullet"/>
      <w:lvlText w:val=""/>
      <w:lvlJc w:val="left"/>
      <w:pPr>
        <w:ind w:left="2160" w:hanging="360"/>
      </w:pPr>
      <w:rPr>
        <w:rFonts w:ascii="Wingdings" w:hAnsi="Wingdings" w:hint="default"/>
      </w:rPr>
    </w:lvl>
    <w:lvl w:ilvl="3" w:tplc="2A78910E">
      <w:start w:val="1"/>
      <w:numFmt w:val="bullet"/>
      <w:lvlText w:val=""/>
      <w:lvlJc w:val="left"/>
      <w:pPr>
        <w:ind w:left="2880" w:hanging="360"/>
      </w:pPr>
      <w:rPr>
        <w:rFonts w:ascii="Symbol" w:hAnsi="Symbol" w:hint="default"/>
      </w:rPr>
    </w:lvl>
    <w:lvl w:ilvl="4" w:tplc="56AC808A">
      <w:start w:val="1"/>
      <w:numFmt w:val="bullet"/>
      <w:lvlText w:val="o"/>
      <w:lvlJc w:val="left"/>
      <w:pPr>
        <w:ind w:left="3600" w:hanging="360"/>
      </w:pPr>
      <w:rPr>
        <w:rFonts w:ascii="Courier New" w:hAnsi="Courier New" w:hint="default"/>
      </w:rPr>
    </w:lvl>
    <w:lvl w:ilvl="5" w:tplc="C8D6490A">
      <w:start w:val="1"/>
      <w:numFmt w:val="bullet"/>
      <w:lvlText w:val=""/>
      <w:lvlJc w:val="left"/>
      <w:pPr>
        <w:ind w:left="4320" w:hanging="360"/>
      </w:pPr>
      <w:rPr>
        <w:rFonts w:ascii="Wingdings" w:hAnsi="Wingdings" w:hint="default"/>
      </w:rPr>
    </w:lvl>
    <w:lvl w:ilvl="6" w:tplc="5E601EAE">
      <w:start w:val="1"/>
      <w:numFmt w:val="bullet"/>
      <w:lvlText w:val=""/>
      <w:lvlJc w:val="left"/>
      <w:pPr>
        <w:ind w:left="5040" w:hanging="360"/>
      </w:pPr>
      <w:rPr>
        <w:rFonts w:ascii="Symbol" w:hAnsi="Symbol" w:hint="default"/>
      </w:rPr>
    </w:lvl>
    <w:lvl w:ilvl="7" w:tplc="667E638C">
      <w:start w:val="1"/>
      <w:numFmt w:val="bullet"/>
      <w:lvlText w:val="o"/>
      <w:lvlJc w:val="left"/>
      <w:pPr>
        <w:ind w:left="5760" w:hanging="360"/>
      </w:pPr>
      <w:rPr>
        <w:rFonts w:ascii="Courier New" w:hAnsi="Courier New" w:hint="default"/>
      </w:rPr>
    </w:lvl>
    <w:lvl w:ilvl="8" w:tplc="4FE67A28">
      <w:start w:val="1"/>
      <w:numFmt w:val="bullet"/>
      <w:lvlText w:val=""/>
      <w:lvlJc w:val="left"/>
      <w:pPr>
        <w:ind w:left="6480" w:hanging="360"/>
      </w:pPr>
      <w:rPr>
        <w:rFonts w:ascii="Wingdings" w:hAnsi="Wingdings" w:hint="default"/>
      </w:rPr>
    </w:lvl>
  </w:abstractNum>
  <w:abstractNum w:abstractNumId="19" w15:restartNumberingAfterBreak="0">
    <w:nsid w:val="6D773E8C"/>
    <w:multiLevelType w:val="hybridMultilevel"/>
    <w:tmpl w:val="FFFFFFFF"/>
    <w:lvl w:ilvl="0" w:tplc="1E5E6CC8">
      <w:start w:val="1"/>
      <w:numFmt w:val="bullet"/>
      <w:lvlText w:val=""/>
      <w:lvlJc w:val="left"/>
      <w:pPr>
        <w:ind w:left="720" w:hanging="360"/>
      </w:pPr>
      <w:rPr>
        <w:rFonts w:ascii="Symbol" w:hAnsi="Symbol" w:hint="default"/>
      </w:rPr>
    </w:lvl>
    <w:lvl w:ilvl="1" w:tplc="8C7AACB0">
      <w:start w:val="1"/>
      <w:numFmt w:val="bullet"/>
      <w:lvlText w:val="o"/>
      <w:lvlJc w:val="left"/>
      <w:pPr>
        <w:ind w:left="1440" w:hanging="360"/>
      </w:pPr>
      <w:rPr>
        <w:rFonts w:ascii="Courier New" w:hAnsi="Courier New" w:hint="default"/>
      </w:rPr>
    </w:lvl>
    <w:lvl w:ilvl="2" w:tplc="54825C98">
      <w:start w:val="1"/>
      <w:numFmt w:val="bullet"/>
      <w:lvlText w:val=""/>
      <w:lvlJc w:val="left"/>
      <w:pPr>
        <w:ind w:left="2160" w:hanging="360"/>
      </w:pPr>
      <w:rPr>
        <w:rFonts w:ascii="Wingdings" w:hAnsi="Wingdings" w:hint="default"/>
      </w:rPr>
    </w:lvl>
    <w:lvl w:ilvl="3" w:tplc="C63EE526">
      <w:start w:val="1"/>
      <w:numFmt w:val="bullet"/>
      <w:lvlText w:val=""/>
      <w:lvlJc w:val="left"/>
      <w:pPr>
        <w:ind w:left="2880" w:hanging="360"/>
      </w:pPr>
      <w:rPr>
        <w:rFonts w:ascii="Symbol" w:hAnsi="Symbol" w:hint="default"/>
      </w:rPr>
    </w:lvl>
    <w:lvl w:ilvl="4" w:tplc="626C2664">
      <w:start w:val="1"/>
      <w:numFmt w:val="bullet"/>
      <w:lvlText w:val="o"/>
      <w:lvlJc w:val="left"/>
      <w:pPr>
        <w:ind w:left="3600" w:hanging="360"/>
      </w:pPr>
      <w:rPr>
        <w:rFonts w:ascii="Courier New" w:hAnsi="Courier New" w:hint="default"/>
      </w:rPr>
    </w:lvl>
    <w:lvl w:ilvl="5" w:tplc="43104852">
      <w:start w:val="1"/>
      <w:numFmt w:val="bullet"/>
      <w:lvlText w:val=""/>
      <w:lvlJc w:val="left"/>
      <w:pPr>
        <w:ind w:left="4320" w:hanging="360"/>
      </w:pPr>
      <w:rPr>
        <w:rFonts w:ascii="Wingdings" w:hAnsi="Wingdings" w:hint="default"/>
      </w:rPr>
    </w:lvl>
    <w:lvl w:ilvl="6" w:tplc="D2465046">
      <w:start w:val="1"/>
      <w:numFmt w:val="bullet"/>
      <w:lvlText w:val=""/>
      <w:lvlJc w:val="left"/>
      <w:pPr>
        <w:ind w:left="5040" w:hanging="360"/>
      </w:pPr>
      <w:rPr>
        <w:rFonts w:ascii="Symbol" w:hAnsi="Symbol" w:hint="default"/>
      </w:rPr>
    </w:lvl>
    <w:lvl w:ilvl="7" w:tplc="04E2CB6C">
      <w:start w:val="1"/>
      <w:numFmt w:val="bullet"/>
      <w:lvlText w:val="o"/>
      <w:lvlJc w:val="left"/>
      <w:pPr>
        <w:ind w:left="5760" w:hanging="360"/>
      </w:pPr>
      <w:rPr>
        <w:rFonts w:ascii="Courier New" w:hAnsi="Courier New" w:hint="default"/>
      </w:rPr>
    </w:lvl>
    <w:lvl w:ilvl="8" w:tplc="9950163C">
      <w:start w:val="1"/>
      <w:numFmt w:val="bullet"/>
      <w:lvlText w:val=""/>
      <w:lvlJc w:val="left"/>
      <w:pPr>
        <w:ind w:left="6480" w:hanging="360"/>
      </w:pPr>
      <w:rPr>
        <w:rFonts w:ascii="Wingdings" w:hAnsi="Wingdings" w:hint="default"/>
      </w:rPr>
    </w:lvl>
  </w:abstractNum>
  <w:abstractNum w:abstractNumId="20" w15:restartNumberingAfterBreak="0">
    <w:nsid w:val="70B0696D"/>
    <w:multiLevelType w:val="hybridMultilevel"/>
    <w:tmpl w:val="5BFE7CD4"/>
    <w:lvl w:ilvl="0" w:tplc="35A43DB0">
      <w:start w:val="1"/>
      <w:numFmt w:val="bullet"/>
      <w:lvlText w:val="●"/>
      <w:lvlJc w:val="left"/>
      <w:pPr>
        <w:ind w:left="720" w:hanging="360"/>
      </w:pPr>
    </w:lvl>
    <w:lvl w:ilvl="1" w:tplc="F1EA4C8C">
      <w:start w:val="1"/>
      <w:numFmt w:val="bullet"/>
      <w:lvlText w:val="○"/>
      <w:lvlJc w:val="left"/>
      <w:pPr>
        <w:ind w:left="1440" w:hanging="360"/>
      </w:pPr>
    </w:lvl>
    <w:lvl w:ilvl="2" w:tplc="F12A930A">
      <w:start w:val="1"/>
      <w:numFmt w:val="bullet"/>
      <w:lvlText w:val="■"/>
      <w:lvlJc w:val="left"/>
      <w:pPr>
        <w:ind w:left="2160" w:hanging="360"/>
      </w:pPr>
    </w:lvl>
    <w:lvl w:ilvl="3" w:tplc="8582664A">
      <w:start w:val="1"/>
      <w:numFmt w:val="bullet"/>
      <w:lvlText w:val="●"/>
      <w:lvlJc w:val="left"/>
      <w:pPr>
        <w:ind w:left="2880" w:hanging="360"/>
      </w:pPr>
    </w:lvl>
    <w:lvl w:ilvl="4" w:tplc="847CF466">
      <w:start w:val="1"/>
      <w:numFmt w:val="bullet"/>
      <w:lvlText w:val="○"/>
      <w:lvlJc w:val="left"/>
      <w:pPr>
        <w:ind w:left="3600" w:hanging="360"/>
      </w:pPr>
    </w:lvl>
    <w:lvl w:ilvl="5" w:tplc="7D826C82">
      <w:start w:val="1"/>
      <w:numFmt w:val="bullet"/>
      <w:lvlText w:val="■"/>
      <w:lvlJc w:val="left"/>
      <w:pPr>
        <w:ind w:left="4320" w:hanging="360"/>
      </w:pPr>
    </w:lvl>
    <w:lvl w:ilvl="6" w:tplc="1D8E1C6A">
      <w:start w:val="1"/>
      <w:numFmt w:val="bullet"/>
      <w:lvlText w:val="●"/>
      <w:lvlJc w:val="left"/>
      <w:pPr>
        <w:ind w:left="5040" w:hanging="360"/>
      </w:pPr>
    </w:lvl>
    <w:lvl w:ilvl="7" w:tplc="78C6AF74">
      <w:start w:val="1"/>
      <w:numFmt w:val="bullet"/>
      <w:lvlText w:val="●"/>
      <w:lvlJc w:val="left"/>
      <w:pPr>
        <w:ind w:left="5760" w:hanging="360"/>
      </w:pPr>
    </w:lvl>
    <w:lvl w:ilvl="8" w:tplc="69CAE1AC">
      <w:start w:val="1"/>
      <w:numFmt w:val="bullet"/>
      <w:lvlText w:val="●"/>
      <w:lvlJc w:val="left"/>
      <w:pPr>
        <w:ind w:left="6480" w:hanging="360"/>
      </w:pPr>
    </w:lvl>
  </w:abstractNum>
  <w:abstractNum w:abstractNumId="21" w15:restartNumberingAfterBreak="0">
    <w:nsid w:val="71AAB4B7"/>
    <w:multiLevelType w:val="hybridMultilevel"/>
    <w:tmpl w:val="FFFFFFFF"/>
    <w:lvl w:ilvl="0" w:tplc="4292300C">
      <w:start w:val="1"/>
      <w:numFmt w:val="bullet"/>
      <w:lvlText w:val=""/>
      <w:lvlJc w:val="left"/>
      <w:pPr>
        <w:ind w:left="720" w:hanging="360"/>
      </w:pPr>
      <w:rPr>
        <w:rFonts w:ascii="Symbol" w:hAnsi="Symbol" w:hint="default"/>
      </w:rPr>
    </w:lvl>
    <w:lvl w:ilvl="1" w:tplc="C83430E4">
      <w:start w:val="1"/>
      <w:numFmt w:val="bullet"/>
      <w:lvlText w:val="o"/>
      <w:lvlJc w:val="left"/>
      <w:pPr>
        <w:ind w:left="1440" w:hanging="360"/>
      </w:pPr>
      <w:rPr>
        <w:rFonts w:ascii="Courier New" w:hAnsi="Courier New" w:hint="default"/>
      </w:rPr>
    </w:lvl>
    <w:lvl w:ilvl="2" w:tplc="1E309EF4">
      <w:start w:val="1"/>
      <w:numFmt w:val="bullet"/>
      <w:lvlText w:val=""/>
      <w:lvlJc w:val="left"/>
      <w:pPr>
        <w:ind w:left="2160" w:hanging="360"/>
      </w:pPr>
      <w:rPr>
        <w:rFonts w:ascii="Wingdings" w:hAnsi="Wingdings" w:hint="default"/>
      </w:rPr>
    </w:lvl>
    <w:lvl w:ilvl="3" w:tplc="993058AE">
      <w:start w:val="1"/>
      <w:numFmt w:val="bullet"/>
      <w:lvlText w:val=""/>
      <w:lvlJc w:val="left"/>
      <w:pPr>
        <w:ind w:left="2880" w:hanging="360"/>
      </w:pPr>
      <w:rPr>
        <w:rFonts w:ascii="Symbol" w:hAnsi="Symbol" w:hint="default"/>
      </w:rPr>
    </w:lvl>
    <w:lvl w:ilvl="4" w:tplc="7AC69840">
      <w:start w:val="1"/>
      <w:numFmt w:val="bullet"/>
      <w:lvlText w:val="o"/>
      <w:lvlJc w:val="left"/>
      <w:pPr>
        <w:ind w:left="3600" w:hanging="360"/>
      </w:pPr>
      <w:rPr>
        <w:rFonts w:ascii="Courier New" w:hAnsi="Courier New" w:hint="default"/>
      </w:rPr>
    </w:lvl>
    <w:lvl w:ilvl="5" w:tplc="5E8ED690">
      <w:start w:val="1"/>
      <w:numFmt w:val="bullet"/>
      <w:lvlText w:val=""/>
      <w:lvlJc w:val="left"/>
      <w:pPr>
        <w:ind w:left="4320" w:hanging="360"/>
      </w:pPr>
      <w:rPr>
        <w:rFonts w:ascii="Wingdings" w:hAnsi="Wingdings" w:hint="default"/>
      </w:rPr>
    </w:lvl>
    <w:lvl w:ilvl="6" w:tplc="EC6EE574">
      <w:start w:val="1"/>
      <w:numFmt w:val="bullet"/>
      <w:lvlText w:val=""/>
      <w:lvlJc w:val="left"/>
      <w:pPr>
        <w:ind w:left="5040" w:hanging="360"/>
      </w:pPr>
      <w:rPr>
        <w:rFonts w:ascii="Symbol" w:hAnsi="Symbol" w:hint="default"/>
      </w:rPr>
    </w:lvl>
    <w:lvl w:ilvl="7" w:tplc="4E5EC562">
      <w:start w:val="1"/>
      <w:numFmt w:val="bullet"/>
      <w:lvlText w:val="o"/>
      <w:lvlJc w:val="left"/>
      <w:pPr>
        <w:ind w:left="5760" w:hanging="360"/>
      </w:pPr>
      <w:rPr>
        <w:rFonts w:ascii="Courier New" w:hAnsi="Courier New" w:hint="default"/>
      </w:rPr>
    </w:lvl>
    <w:lvl w:ilvl="8" w:tplc="B8E0DEA2">
      <w:start w:val="1"/>
      <w:numFmt w:val="bullet"/>
      <w:lvlText w:val=""/>
      <w:lvlJc w:val="left"/>
      <w:pPr>
        <w:ind w:left="6480" w:hanging="360"/>
      </w:pPr>
      <w:rPr>
        <w:rFonts w:ascii="Wingdings" w:hAnsi="Wingdings" w:hint="default"/>
      </w:rPr>
    </w:lvl>
  </w:abstractNum>
  <w:abstractNum w:abstractNumId="22" w15:restartNumberingAfterBreak="0">
    <w:nsid w:val="7563A73A"/>
    <w:multiLevelType w:val="hybridMultilevel"/>
    <w:tmpl w:val="FFFFFFFF"/>
    <w:lvl w:ilvl="0" w:tplc="CBEEF514">
      <w:start w:val="1"/>
      <w:numFmt w:val="bullet"/>
      <w:lvlText w:val=""/>
      <w:lvlJc w:val="left"/>
      <w:pPr>
        <w:ind w:left="720" w:hanging="360"/>
      </w:pPr>
      <w:rPr>
        <w:rFonts w:ascii="Symbol" w:hAnsi="Symbol" w:hint="default"/>
      </w:rPr>
    </w:lvl>
    <w:lvl w:ilvl="1" w:tplc="96B41336">
      <w:start w:val="1"/>
      <w:numFmt w:val="bullet"/>
      <w:lvlText w:val="o"/>
      <w:lvlJc w:val="left"/>
      <w:pPr>
        <w:ind w:left="1440" w:hanging="360"/>
      </w:pPr>
      <w:rPr>
        <w:rFonts w:ascii="Courier New" w:hAnsi="Courier New" w:hint="default"/>
      </w:rPr>
    </w:lvl>
    <w:lvl w:ilvl="2" w:tplc="7422BD6C">
      <w:start w:val="1"/>
      <w:numFmt w:val="bullet"/>
      <w:lvlText w:val=""/>
      <w:lvlJc w:val="left"/>
      <w:pPr>
        <w:ind w:left="2160" w:hanging="360"/>
      </w:pPr>
      <w:rPr>
        <w:rFonts w:ascii="Wingdings" w:hAnsi="Wingdings" w:hint="default"/>
      </w:rPr>
    </w:lvl>
    <w:lvl w:ilvl="3" w:tplc="532E6180">
      <w:start w:val="1"/>
      <w:numFmt w:val="bullet"/>
      <w:lvlText w:val=""/>
      <w:lvlJc w:val="left"/>
      <w:pPr>
        <w:ind w:left="2880" w:hanging="360"/>
      </w:pPr>
      <w:rPr>
        <w:rFonts w:ascii="Symbol" w:hAnsi="Symbol" w:hint="default"/>
      </w:rPr>
    </w:lvl>
    <w:lvl w:ilvl="4" w:tplc="F278ADF6">
      <w:start w:val="1"/>
      <w:numFmt w:val="bullet"/>
      <w:lvlText w:val="o"/>
      <w:lvlJc w:val="left"/>
      <w:pPr>
        <w:ind w:left="3600" w:hanging="360"/>
      </w:pPr>
      <w:rPr>
        <w:rFonts w:ascii="Courier New" w:hAnsi="Courier New" w:hint="default"/>
      </w:rPr>
    </w:lvl>
    <w:lvl w:ilvl="5" w:tplc="330CAB4C">
      <w:start w:val="1"/>
      <w:numFmt w:val="bullet"/>
      <w:lvlText w:val=""/>
      <w:lvlJc w:val="left"/>
      <w:pPr>
        <w:ind w:left="4320" w:hanging="360"/>
      </w:pPr>
      <w:rPr>
        <w:rFonts w:ascii="Wingdings" w:hAnsi="Wingdings" w:hint="default"/>
      </w:rPr>
    </w:lvl>
    <w:lvl w:ilvl="6" w:tplc="15887ACA">
      <w:start w:val="1"/>
      <w:numFmt w:val="bullet"/>
      <w:lvlText w:val=""/>
      <w:lvlJc w:val="left"/>
      <w:pPr>
        <w:ind w:left="5040" w:hanging="360"/>
      </w:pPr>
      <w:rPr>
        <w:rFonts w:ascii="Symbol" w:hAnsi="Symbol" w:hint="default"/>
      </w:rPr>
    </w:lvl>
    <w:lvl w:ilvl="7" w:tplc="32DC73E0">
      <w:start w:val="1"/>
      <w:numFmt w:val="bullet"/>
      <w:lvlText w:val="o"/>
      <w:lvlJc w:val="left"/>
      <w:pPr>
        <w:ind w:left="5760" w:hanging="360"/>
      </w:pPr>
      <w:rPr>
        <w:rFonts w:ascii="Courier New" w:hAnsi="Courier New" w:hint="default"/>
      </w:rPr>
    </w:lvl>
    <w:lvl w:ilvl="8" w:tplc="D8F81C60">
      <w:start w:val="1"/>
      <w:numFmt w:val="bullet"/>
      <w:lvlText w:val=""/>
      <w:lvlJc w:val="left"/>
      <w:pPr>
        <w:ind w:left="6480" w:hanging="360"/>
      </w:pPr>
      <w:rPr>
        <w:rFonts w:ascii="Wingdings" w:hAnsi="Wingdings" w:hint="default"/>
      </w:rPr>
    </w:lvl>
  </w:abstractNum>
  <w:abstractNum w:abstractNumId="23" w15:restartNumberingAfterBreak="0">
    <w:nsid w:val="757A79BC"/>
    <w:multiLevelType w:val="hybridMultilevel"/>
    <w:tmpl w:val="FFFFFFFF"/>
    <w:lvl w:ilvl="0" w:tplc="F620E5A6">
      <w:start w:val="1"/>
      <w:numFmt w:val="bullet"/>
      <w:lvlText w:val=""/>
      <w:lvlJc w:val="left"/>
      <w:pPr>
        <w:ind w:left="720" w:hanging="360"/>
      </w:pPr>
      <w:rPr>
        <w:rFonts w:ascii="Symbol" w:hAnsi="Symbol" w:hint="default"/>
      </w:rPr>
    </w:lvl>
    <w:lvl w:ilvl="1" w:tplc="A2B22054">
      <w:start w:val="1"/>
      <w:numFmt w:val="bullet"/>
      <w:lvlText w:val="o"/>
      <w:lvlJc w:val="left"/>
      <w:pPr>
        <w:ind w:left="1440" w:hanging="360"/>
      </w:pPr>
      <w:rPr>
        <w:rFonts w:ascii="Courier New" w:hAnsi="Courier New" w:hint="default"/>
      </w:rPr>
    </w:lvl>
    <w:lvl w:ilvl="2" w:tplc="88DCC75C">
      <w:start w:val="1"/>
      <w:numFmt w:val="bullet"/>
      <w:lvlText w:val=""/>
      <w:lvlJc w:val="left"/>
      <w:pPr>
        <w:ind w:left="2160" w:hanging="360"/>
      </w:pPr>
      <w:rPr>
        <w:rFonts w:ascii="Wingdings" w:hAnsi="Wingdings" w:hint="default"/>
      </w:rPr>
    </w:lvl>
    <w:lvl w:ilvl="3" w:tplc="B64C0692">
      <w:start w:val="1"/>
      <w:numFmt w:val="bullet"/>
      <w:lvlText w:val=""/>
      <w:lvlJc w:val="left"/>
      <w:pPr>
        <w:ind w:left="2880" w:hanging="360"/>
      </w:pPr>
      <w:rPr>
        <w:rFonts w:ascii="Symbol" w:hAnsi="Symbol" w:hint="default"/>
      </w:rPr>
    </w:lvl>
    <w:lvl w:ilvl="4" w:tplc="86FE4F42">
      <w:start w:val="1"/>
      <w:numFmt w:val="bullet"/>
      <w:lvlText w:val="o"/>
      <w:lvlJc w:val="left"/>
      <w:pPr>
        <w:ind w:left="3600" w:hanging="360"/>
      </w:pPr>
      <w:rPr>
        <w:rFonts w:ascii="Courier New" w:hAnsi="Courier New" w:hint="default"/>
      </w:rPr>
    </w:lvl>
    <w:lvl w:ilvl="5" w:tplc="1C02CF52">
      <w:start w:val="1"/>
      <w:numFmt w:val="bullet"/>
      <w:lvlText w:val=""/>
      <w:lvlJc w:val="left"/>
      <w:pPr>
        <w:ind w:left="4320" w:hanging="360"/>
      </w:pPr>
      <w:rPr>
        <w:rFonts w:ascii="Wingdings" w:hAnsi="Wingdings" w:hint="default"/>
      </w:rPr>
    </w:lvl>
    <w:lvl w:ilvl="6" w:tplc="1E62FDF6">
      <w:start w:val="1"/>
      <w:numFmt w:val="bullet"/>
      <w:lvlText w:val=""/>
      <w:lvlJc w:val="left"/>
      <w:pPr>
        <w:ind w:left="5040" w:hanging="360"/>
      </w:pPr>
      <w:rPr>
        <w:rFonts w:ascii="Symbol" w:hAnsi="Symbol" w:hint="default"/>
      </w:rPr>
    </w:lvl>
    <w:lvl w:ilvl="7" w:tplc="7082C506">
      <w:start w:val="1"/>
      <w:numFmt w:val="bullet"/>
      <w:lvlText w:val="o"/>
      <w:lvlJc w:val="left"/>
      <w:pPr>
        <w:ind w:left="5760" w:hanging="360"/>
      </w:pPr>
      <w:rPr>
        <w:rFonts w:ascii="Courier New" w:hAnsi="Courier New" w:hint="default"/>
      </w:rPr>
    </w:lvl>
    <w:lvl w:ilvl="8" w:tplc="F33C09D0">
      <w:start w:val="1"/>
      <w:numFmt w:val="bullet"/>
      <w:lvlText w:val=""/>
      <w:lvlJc w:val="left"/>
      <w:pPr>
        <w:ind w:left="6480" w:hanging="360"/>
      </w:pPr>
      <w:rPr>
        <w:rFonts w:ascii="Wingdings" w:hAnsi="Wingdings" w:hint="default"/>
      </w:rPr>
    </w:lvl>
  </w:abstractNum>
  <w:abstractNum w:abstractNumId="24" w15:restartNumberingAfterBreak="0">
    <w:nsid w:val="7671A0EF"/>
    <w:multiLevelType w:val="hybridMultilevel"/>
    <w:tmpl w:val="FFFFFFFF"/>
    <w:lvl w:ilvl="0" w:tplc="F06E3084">
      <w:start w:val="1"/>
      <w:numFmt w:val="bullet"/>
      <w:lvlText w:val=""/>
      <w:lvlJc w:val="left"/>
      <w:pPr>
        <w:ind w:left="720" w:hanging="360"/>
      </w:pPr>
      <w:rPr>
        <w:rFonts w:ascii="Symbol" w:hAnsi="Symbol" w:hint="default"/>
      </w:rPr>
    </w:lvl>
    <w:lvl w:ilvl="1" w:tplc="92E02516">
      <w:start w:val="1"/>
      <w:numFmt w:val="bullet"/>
      <w:lvlText w:val="o"/>
      <w:lvlJc w:val="left"/>
      <w:pPr>
        <w:ind w:left="1440" w:hanging="360"/>
      </w:pPr>
      <w:rPr>
        <w:rFonts w:ascii="Courier New" w:hAnsi="Courier New" w:hint="default"/>
      </w:rPr>
    </w:lvl>
    <w:lvl w:ilvl="2" w:tplc="0F2EA14E">
      <w:start w:val="1"/>
      <w:numFmt w:val="bullet"/>
      <w:lvlText w:val=""/>
      <w:lvlJc w:val="left"/>
      <w:pPr>
        <w:ind w:left="2160" w:hanging="360"/>
      </w:pPr>
      <w:rPr>
        <w:rFonts w:ascii="Wingdings" w:hAnsi="Wingdings" w:hint="default"/>
      </w:rPr>
    </w:lvl>
    <w:lvl w:ilvl="3" w:tplc="C11E0D3C">
      <w:start w:val="1"/>
      <w:numFmt w:val="bullet"/>
      <w:lvlText w:val=""/>
      <w:lvlJc w:val="left"/>
      <w:pPr>
        <w:ind w:left="2880" w:hanging="360"/>
      </w:pPr>
      <w:rPr>
        <w:rFonts w:ascii="Symbol" w:hAnsi="Symbol" w:hint="default"/>
      </w:rPr>
    </w:lvl>
    <w:lvl w:ilvl="4" w:tplc="1C80B0DC">
      <w:start w:val="1"/>
      <w:numFmt w:val="bullet"/>
      <w:lvlText w:val="o"/>
      <w:lvlJc w:val="left"/>
      <w:pPr>
        <w:ind w:left="3600" w:hanging="360"/>
      </w:pPr>
      <w:rPr>
        <w:rFonts w:ascii="Courier New" w:hAnsi="Courier New" w:hint="default"/>
      </w:rPr>
    </w:lvl>
    <w:lvl w:ilvl="5" w:tplc="62E4256E">
      <w:start w:val="1"/>
      <w:numFmt w:val="bullet"/>
      <w:lvlText w:val=""/>
      <w:lvlJc w:val="left"/>
      <w:pPr>
        <w:ind w:left="4320" w:hanging="360"/>
      </w:pPr>
      <w:rPr>
        <w:rFonts w:ascii="Wingdings" w:hAnsi="Wingdings" w:hint="default"/>
      </w:rPr>
    </w:lvl>
    <w:lvl w:ilvl="6" w:tplc="36DCFC30">
      <w:start w:val="1"/>
      <w:numFmt w:val="bullet"/>
      <w:lvlText w:val=""/>
      <w:lvlJc w:val="left"/>
      <w:pPr>
        <w:ind w:left="5040" w:hanging="360"/>
      </w:pPr>
      <w:rPr>
        <w:rFonts w:ascii="Symbol" w:hAnsi="Symbol" w:hint="default"/>
      </w:rPr>
    </w:lvl>
    <w:lvl w:ilvl="7" w:tplc="82021E64">
      <w:start w:val="1"/>
      <w:numFmt w:val="bullet"/>
      <w:lvlText w:val="o"/>
      <w:lvlJc w:val="left"/>
      <w:pPr>
        <w:ind w:left="5760" w:hanging="360"/>
      </w:pPr>
      <w:rPr>
        <w:rFonts w:ascii="Courier New" w:hAnsi="Courier New" w:hint="default"/>
      </w:rPr>
    </w:lvl>
    <w:lvl w:ilvl="8" w:tplc="5ED6BE5A">
      <w:start w:val="1"/>
      <w:numFmt w:val="bullet"/>
      <w:lvlText w:val=""/>
      <w:lvlJc w:val="left"/>
      <w:pPr>
        <w:ind w:left="6480" w:hanging="360"/>
      </w:pPr>
      <w:rPr>
        <w:rFonts w:ascii="Wingdings" w:hAnsi="Wingdings" w:hint="default"/>
      </w:rPr>
    </w:lvl>
  </w:abstractNum>
  <w:abstractNum w:abstractNumId="25" w15:restartNumberingAfterBreak="0">
    <w:nsid w:val="77CEFE13"/>
    <w:multiLevelType w:val="hybridMultilevel"/>
    <w:tmpl w:val="FFFFFFFF"/>
    <w:lvl w:ilvl="0" w:tplc="0D0499C0">
      <w:start w:val="1"/>
      <w:numFmt w:val="bullet"/>
      <w:lvlText w:val=""/>
      <w:lvlJc w:val="left"/>
      <w:pPr>
        <w:ind w:left="720" w:hanging="360"/>
      </w:pPr>
      <w:rPr>
        <w:rFonts w:ascii="Symbol" w:hAnsi="Symbol" w:hint="default"/>
      </w:rPr>
    </w:lvl>
    <w:lvl w:ilvl="1" w:tplc="D08AB876">
      <w:start w:val="1"/>
      <w:numFmt w:val="bullet"/>
      <w:lvlText w:val="o"/>
      <w:lvlJc w:val="left"/>
      <w:pPr>
        <w:ind w:left="1440" w:hanging="360"/>
      </w:pPr>
      <w:rPr>
        <w:rFonts w:ascii="Courier New" w:hAnsi="Courier New" w:hint="default"/>
      </w:rPr>
    </w:lvl>
    <w:lvl w:ilvl="2" w:tplc="31222F36">
      <w:start w:val="1"/>
      <w:numFmt w:val="bullet"/>
      <w:lvlText w:val=""/>
      <w:lvlJc w:val="left"/>
      <w:pPr>
        <w:ind w:left="2160" w:hanging="360"/>
      </w:pPr>
      <w:rPr>
        <w:rFonts w:ascii="Wingdings" w:hAnsi="Wingdings" w:hint="default"/>
      </w:rPr>
    </w:lvl>
    <w:lvl w:ilvl="3" w:tplc="A176C108">
      <w:start w:val="1"/>
      <w:numFmt w:val="bullet"/>
      <w:lvlText w:val=""/>
      <w:lvlJc w:val="left"/>
      <w:pPr>
        <w:ind w:left="2880" w:hanging="360"/>
      </w:pPr>
      <w:rPr>
        <w:rFonts w:ascii="Symbol" w:hAnsi="Symbol" w:hint="default"/>
      </w:rPr>
    </w:lvl>
    <w:lvl w:ilvl="4" w:tplc="F17EFDC6">
      <w:start w:val="1"/>
      <w:numFmt w:val="bullet"/>
      <w:lvlText w:val="o"/>
      <w:lvlJc w:val="left"/>
      <w:pPr>
        <w:ind w:left="3600" w:hanging="360"/>
      </w:pPr>
      <w:rPr>
        <w:rFonts w:ascii="Courier New" w:hAnsi="Courier New" w:hint="default"/>
      </w:rPr>
    </w:lvl>
    <w:lvl w:ilvl="5" w:tplc="3416A180">
      <w:start w:val="1"/>
      <w:numFmt w:val="bullet"/>
      <w:lvlText w:val=""/>
      <w:lvlJc w:val="left"/>
      <w:pPr>
        <w:ind w:left="4320" w:hanging="360"/>
      </w:pPr>
      <w:rPr>
        <w:rFonts w:ascii="Wingdings" w:hAnsi="Wingdings" w:hint="default"/>
      </w:rPr>
    </w:lvl>
    <w:lvl w:ilvl="6" w:tplc="46B046D0">
      <w:start w:val="1"/>
      <w:numFmt w:val="bullet"/>
      <w:lvlText w:val=""/>
      <w:lvlJc w:val="left"/>
      <w:pPr>
        <w:ind w:left="5040" w:hanging="360"/>
      </w:pPr>
      <w:rPr>
        <w:rFonts w:ascii="Symbol" w:hAnsi="Symbol" w:hint="default"/>
      </w:rPr>
    </w:lvl>
    <w:lvl w:ilvl="7" w:tplc="22B25C74">
      <w:start w:val="1"/>
      <w:numFmt w:val="bullet"/>
      <w:lvlText w:val="o"/>
      <w:lvlJc w:val="left"/>
      <w:pPr>
        <w:ind w:left="5760" w:hanging="360"/>
      </w:pPr>
      <w:rPr>
        <w:rFonts w:ascii="Courier New" w:hAnsi="Courier New" w:hint="default"/>
      </w:rPr>
    </w:lvl>
    <w:lvl w:ilvl="8" w:tplc="22AEE000">
      <w:start w:val="1"/>
      <w:numFmt w:val="bullet"/>
      <w:lvlText w:val=""/>
      <w:lvlJc w:val="left"/>
      <w:pPr>
        <w:ind w:left="6480" w:hanging="360"/>
      </w:pPr>
      <w:rPr>
        <w:rFonts w:ascii="Wingdings" w:hAnsi="Wingdings" w:hint="default"/>
      </w:rPr>
    </w:lvl>
  </w:abstractNum>
  <w:abstractNum w:abstractNumId="26" w15:restartNumberingAfterBreak="0">
    <w:nsid w:val="7C20DE4A"/>
    <w:multiLevelType w:val="hybridMultilevel"/>
    <w:tmpl w:val="FFFFFFFF"/>
    <w:lvl w:ilvl="0" w:tplc="6646EF1C">
      <w:start w:val="1"/>
      <w:numFmt w:val="bullet"/>
      <w:lvlText w:val=""/>
      <w:lvlJc w:val="left"/>
      <w:pPr>
        <w:ind w:left="720" w:hanging="360"/>
      </w:pPr>
      <w:rPr>
        <w:rFonts w:ascii="Symbol" w:hAnsi="Symbol" w:hint="default"/>
      </w:rPr>
    </w:lvl>
    <w:lvl w:ilvl="1" w:tplc="BC94FC60">
      <w:start w:val="1"/>
      <w:numFmt w:val="bullet"/>
      <w:lvlText w:val="o"/>
      <w:lvlJc w:val="left"/>
      <w:pPr>
        <w:ind w:left="1440" w:hanging="360"/>
      </w:pPr>
      <w:rPr>
        <w:rFonts w:ascii="Courier New" w:hAnsi="Courier New" w:hint="default"/>
      </w:rPr>
    </w:lvl>
    <w:lvl w:ilvl="2" w:tplc="8A1A96FA">
      <w:start w:val="1"/>
      <w:numFmt w:val="bullet"/>
      <w:lvlText w:val=""/>
      <w:lvlJc w:val="left"/>
      <w:pPr>
        <w:ind w:left="2160" w:hanging="360"/>
      </w:pPr>
      <w:rPr>
        <w:rFonts w:ascii="Wingdings" w:hAnsi="Wingdings" w:hint="default"/>
      </w:rPr>
    </w:lvl>
    <w:lvl w:ilvl="3" w:tplc="99A490D4">
      <w:start w:val="1"/>
      <w:numFmt w:val="bullet"/>
      <w:lvlText w:val=""/>
      <w:lvlJc w:val="left"/>
      <w:pPr>
        <w:ind w:left="2880" w:hanging="360"/>
      </w:pPr>
      <w:rPr>
        <w:rFonts w:ascii="Symbol" w:hAnsi="Symbol" w:hint="default"/>
      </w:rPr>
    </w:lvl>
    <w:lvl w:ilvl="4" w:tplc="AF281064">
      <w:start w:val="1"/>
      <w:numFmt w:val="bullet"/>
      <w:lvlText w:val="o"/>
      <w:lvlJc w:val="left"/>
      <w:pPr>
        <w:ind w:left="3600" w:hanging="360"/>
      </w:pPr>
      <w:rPr>
        <w:rFonts w:ascii="Courier New" w:hAnsi="Courier New" w:hint="default"/>
      </w:rPr>
    </w:lvl>
    <w:lvl w:ilvl="5" w:tplc="4DB0ED0C">
      <w:start w:val="1"/>
      <w:numFmt w:val="bullet"/>
      <w:lvlText w:val=""/>
      <w:lvlJc w:val="left"/>
      <w:pPr>
        <w:ind w:left="4320" w:hanging="360"/>
      </w:pPr>
      <w:rPr>
        <w:rFonts w:ascii="Wingdings" w:hAnsi="Wingdings" w:hint="default"/>
      </w:rPr>
    </w:lvl>
    <w:lvl w:ilvl="6" w:tplc="70A0306C">
      <w:start w:val="1"/>
      <w:numFmt w:val="bullet"/>
      <w:lvlText w:val=""/>
      <w:lvlJc w:val="left"/>
      <w:pPr>
        <w:ind w:left="5040" w:hanging="360"/>
      </w:pPr>
      <w:rPr>
        <w:rFonts w:ascii="Symbol" w:hAnsi="Symbol" w:hint="default"/>
      </w:rPr>
    </w:lvl>
    <w:lvl w:ilvl="7" w:tplc="040C8758">
      <w:start w:val="1"/>
      <w:numFmt w:val="bullet"/>
      <w:lvlText w:val="o"/>
      <w:lvlJc w:val="left"/>
      <w:pPr>
        <w:ind w:left="5760" w:hanging="360"/>
      </w:pPr>
      <w:rPr>
        <w:rFonts w:ascii="Courier New" w:hAnsi="Courier New" w:hint="default"/>
      </w:rPr>
    </w:lvl>
    <w:lvl w:ilvl="8" w:tplc="C7E8BB06">
      <w:start w:val="1"/>
      <w:numFmt w:val="bullet"/>
      <w:lvlText w:val=""/>
      <w:lvlJc w:val="left"/>
      <w:pPr>
        <w:ind w:left="6480" w:hanging="360"/>
      </w:pPr>
      <w:rPr>
        <w:rFonts w:ascii="Wingdings" w:hAnsi="Wingdings" w:hint="default"/>
      </w:rPr>
    </w:lvl>
  </w:abstractNum>
  <w:abstractNum w:abstractNumId="27" w15:restartNumberingAfterBreak="0">
    <w:nsid w:val="7C928D92"/>
    <w:multiLevelType w:val="hybridMultilevel"/>
    <w:tmpl w:val="FFFFFFFF"/>
    <w:lvl w:ilvl="0" w:tplc="1C3C75F2">
      <w:start w:val="1"/>
      <w:numFmt w:val="bullet"/>
      <w:lvlText w:val=""/>
      <w:lvlJc w:val="left"/>
      <w:pPr>
        <w:ind w:left="720" w:hanging="360"/>
      </w:pPr>
      <w:rPr>
        <w:rFonts w:ascii="Symbol" w:hAnsi="Symbol" w:hint="default"/>
      </w:rPr>
    </w:lvl>
    <w:lvl w:ilvl="1" w:tplc="6122BFC2">
      <w:start w:val="1"/>
      <w:numFmt w:val="bullet"/>
      <w:lvlText w:val="o"/>
      <w:lvlJc w:val="left"/>
      <w:pPr>
        <w:ind w:left="1440" w:hanging="360"/>
      </w:pPr>
      <w:rPr>
        <w:rFonts w:ascii="Courier New" w:hAnsi="Courier New" w:hint="default"/>
      </w:rPr>
    </w:lvl>
    <w:lvl w:ilvl="2" w:tplc="07BE7D52">
      <w:start w:val="1"/>
      <w:numFmt w:val="bullet"/>
      <w:lvlText w:val=""/>
      <w:lvlJc w:val="left"/>
      <w:pPr>
        <w:ind w:left="2160" w:hanging="360"/>
      </w:pPr>
      <w:rPr>
        <w:rFonts w:ascii="Wingdings" w:hAnsi="Wingdings" w:hint="default"/>
      </w:rPr>
    </w:lvl>
    <w:lvl w:ilvl="3" w:tplc="11E4DCEC">
      <w:start w:val="1"/>
      <w:numFmt w:val="bullet"/>
      <w:lvlText w:val=""/>
      <w:lvlJc w:val="left"/>
      <w:pPr>
        <w:ind w:left="2880" w:hanging="360"/>
      </w:pPr>
      <w:rPr>
        <w:rFonts w:ascii="Symbol" w:hAnsi="Symbol" w:hint="default"/>
      </w:rPr>
    </w:lvl>
    <w:lvl w:ilvl="4" w:tplc="F7B0D784">
      <w:start w:val="1"/>
      <w:numFmt w:val="bullet"/>
      <w:lvlText w:val="o"/>
      <w:lvlJc w:val="left"/>
      <w:pPr>
        <w:ind w:left="3600" w:hanging="360"/>
      </w:pPr>
      <w:rPr>
        <w:rFonts w:ascii="Courier New" w:hAnsi="Courier New" w:hint="default"/>
      </w:rPr>
    </w:lvl>
    <w:lvl w:ilvl="5" w:tplc="93524B06">
      <w:start w:val="1"/>
      <w:numFmt w:val="bullet"/>
      <w:lvlText w:val=""/>
      <w:lvlJc w:val="left"/>
      <w:pPr>
        <w:ind w:left="4320" w:hanging="360"/>
      </w:pPr>
      <w:rPr>
        <w:rFonts w:ascii="Wingdings" w:hAnsi="Wingdings" w:hint="default"/>
      </w:rPr>
    </w:lvl>
    <w:lvl w:ilvl="6" w:tplc="AA98F898">
      <w:start w:val="1"/>
      <w:numFmt w:val="bullet"/>
      <w:lvlText w:val=""/>
      <w:lvlJc w:val="left"/>
      <w:pPr>
        <w:ind w:left="5040" w:hanging="360"/>
      </w:pPr>
      <w:rPr>
        <w:rFonts w:ascii="Symbol" w:hAnsi="Symbol" w:hint="default"/>
      </w:rPr>
    </w:lvl>
    <w:lvl w:ilvl="7" w:tplc="9382786A">
      <w:start w:val="1"/>
      <w:numFmt w:val="bullet"/>
      <w:lvlText w:val="o"/>
      <w:lvlJc w:val="left"/>
      <w:pPr>
        <w:ind w:left="5760" w:hanging="360"/>
      </w:pPr>
      <w:rPr>
        <w:rFonts w:ascii="Courier New" w:hAnsi="Courier New" w:hint="default"/>
      </w:rPr>
    </w:lvl>
    <w:lvl w:ilvl="8" w:tplc="DACC523C">
      <w:start w:val="1"/>
      <w:numFmt w:val="bullet"/>
      <w:lvlText w:val=""/>
      <w:lvlJc w:val="left"/>
      <w:pPr>
        <w:ind w:left="6480" w:hanging="360"/>
      </w:pPr>
      <w:rPr>
        <w:rFonts w:ascii="Wingdings" w:hAnsi="Wingdings" w:hint="default"/>
      </w:rPr>
    </w:lvl>
  </w:abstractNum>
  <w:abstractNum w:abstractNumId="28" w15:restartNumberingAfterBreak="0">
    <w:nsid w:val="7E307684"/>
    <w:multiLevelType w:val="hybridMultilevel"/>
    <w:tmpl w:val="FFFFFFFF"/>
    <w:lvl w:ilvl="0" w:tplc="D9B46970">
      <w:start w:val="1"/>
      <w:numFmt w:val="bullet"/>
      <w:lvlText w:val=""/>
      <w:lvlJc w:val="left"/>
      <w:pPr>
        <w:ind w:left="720" w:hanging="360"/>
      </w:pPr>
      <w:rPr>
        <w:rFonts w:ascii="Symbol" w:hAnsi="Symbol" w:hint="default"/>
      </w:rPr>
    </w:lvl>
    <w:lvl w:ilvl="1" w:tplc="8326B8FE">
      <w:start w:val="1"/>
      <w:numFmt w:val="bullet"/>
      <w:lvlText w:val="o"/>
      <w:lvlJc w:val="left"/>
      <w:pPr>
        <w:ind w:left="1440" w:hanging="360"/>
      </w:pPr>
      <w:rPr>
        <w:rFonts w:ascii="Courier New" w:hAnsi="Courier New" w:hint="default"/>
      </w:rPr>
    </w:lvl>
    <w:lvl w:ilvl="2" w:tplc="5C4EA47A">
      <w:start w:val="1"/>
      <w:numFmt w:val="bullet"/>
      <w:lvlText w:val=""/>
      <w:lvlJc w:val="left"/>
      <w:pPr>
        <w:ind w:left="2160" w:hanging="360"/>
      </w:pPr>
      <w:rPr>
        <w:rFonts w:ascii="Wingdings" w:hAnsi="Wingdings" w:hint="default"/>
      </w:rPr>
    </w:lvl>
    <w:lvl w:ilvl="3" w:tplc="8984F386">
      <w:start w:val="1"/>
      <w:numFmt w:val="bullet"/>
      <w:lvlText w:val=""/>
      <w:lvlJc w:val="left"/>
      <w:pPr>
        <w:ind w:left="2880" w:hanging="360"/>
      </w:pPr>
      <w:rPr>
        <w:rFonts w:ascii="Symbol" w:hAnsi="Symbol" w:hint="default"/>
      </w:rPr>
    </w:lvl>
    <w:lvl w:ilvl="4" w:tplc="275E8E1A">
      <w:start w:val="1"/>
      <w:numFmt w:val="bullet"/>
      <w:lvlText w:val="o"/>
      <w:lvlJc w:val="left"/>
      <w:pPr>
        <w:ind w:left="3600" w:hanging="360"/>
      </w:pPr>
      <w:rPr>
        <w:rFonts w:ascii="Courier New" w:hAnsi="Courier New" w:hint="default"/>
      </w:rPr>
    </w:lvl>
    <w:lvl w:ilvl="5" w:tplc="E8860CBE">
      <w:start w:val="1"/>
      <w:numFmt w:val="bullet"/>
      <w:lvlText w:val=""/>
      <w:lvlJc w:val="left"/>
      <w:pPr>
        <w:ind w:left="4320" w:hanging="360"/>
      </w:pPr>
      <w:rPr>
        <w:rFonts w:ascii="Wingdings" w:hAnsi="Wingdings" w:hint="default"/>
      </w:rPr>
    </w:lvl>
    <w:lvl w:ilvl="6" w:tplc="2AFA32B8">
      <w:start w:val="1"/>
      <w:numFmt w:val="bullet"/>
      <w:lvlText w:val=""/>
      <w:lvlJc w:val="left"/>
      <w:pPr>
        <w:ind w:left="5040" w:hanging="360"/>
      </w:pPr>
      <w:rPr>
        <w:rFonts w:ascii="Symbol" w:hAnsi="Symbol" w:hint="default"/>
      </w:rPr>
    </w:lvl>
    <w:lvl w:ilvl="7" w:tplc="02A8529A">
      <w:start w:val="1"/>
      <w:numFmt w:val="bullet"/>
      <w:lvlText w:val="o"/>
      <w:lvlJc w:val="left"/>
      <w:pPr>
        <w:ind w:left="5760" w:hanging="360"/>
      </w:pPr>
      <w:rPr>
        <w:rFonts w:ascii="Courier New" w:hAnsi="Courier New" w:hint="default"/>
      </w:rPr>
    </w:lvl>
    <w:lvl w:ilvl="8" w:tplc="6ED44FC2">
      <w:start w:val="1"/>
      <w:numFmt w:val="bullet"/>
      <w:lvlText w:val=""/>
      <w:lvlJc w:val="left"/>
      <w:pPr>
        <w:ind w:left="6480" w:hanging="360"/>
      </w:pPr>
      <w:rPr>
        <w:rFonts w:ascii="Wingdings" w:hAnsi="Wingdings" w:hint="default"/>
      </w:rPr>
    </w:lvl>
  </w:abstractNum>
  <w:abstractNum w:abstractNumId="29" w15:restartNumberingAfterBreak="0">
    <w:nsid w:val="7F674E6F"/>
    <w:multiLevelType w:val="hybridMultilevel"/>
    <w:tmpl w:val="FFFFFFFF"/>
    <w:lvl w:ilvl="0" w:tplc="E66EBAA6">
      <w:start w:val="1"/>
      <w:numFmt w:val="bullet"/>
      <w:lvlText w:val=""/>
      <w:lvlJc w:val="left"/>
      <w:pPr>
        <w:ind w:left="720" w:hanging="360"/>
      </w:pPr>
      <w:rPr>
        <w:rFonts w:ascii="Symbol" w:hAnsi="Symbol" w:hint="default"/>
      </w:rPr>
    </w:lvl>
    <w:lvl w:ilvl="1" w:tplc="EEFE20AC">
      <w:start w:val="1"/>
      <w:numFmt w:val="bullet"/>
      <w:lvlText w:val="o"/>
      <w:lvlJc w:val="left"/>
      <w:pPr>
        <w:ind w:left="1440" w:hanging="360"/>
      </w:pPr>
      <w:rPr>
        <w:rFonts w:ascii="Courier New" w:hAnsi="Courier New" w:hint="default"/>
      </w:rPr>
    </w:lvl>
    <w:lvl w:ilvl="2" w:tplc="E872EFE0">
      <w:start w:val="1"/>
      <w:numFmt w:val="bullet"/>
      <w:lvlText w:val=""/>
      <w:lvlJc w:val="left"/>
      <w:pPr>
        <w:ind w:left="2160" w:hanging="360"/>
      </w:pPr>
      <w:rPr>
        <w:rFonts w:ascii="Wingdings" w:hAnsi="Wingdings" w:hint="default"/>
      </w:rPr>
    </w:lvl>
    <w:lvl w:ilvl="3" w:tplc="16CE2432">
      <w:start w:val="1"/>
      <w:numFmt w:val="bullet"/>
      <w:lvlText w:val=""/>
      <w:lvlJc w:val="left"/>
      <w:pPr>
        <w:ind w:left="2880" w:hanging="360"/>
      </w:pPr>
      <w:rPr>
        <w:rFonts w:ascii="Symbol" w:hAnsi="Symbol" w:hint="default"/>
      </w:rPr>
    </w:lvl>
    <w:lvl w:ilvl="4" w:tplc="00B09F3C">
      <w:start w:val="1"/>
      <w:numFmt w:val="bullet"/>
      <w:lvlText w:val="o"/>
      <w:lvlJc w:val="left"/>
      <w:pPr>
        <w:ind w:left="3600" w:hanging="360"/>
      </w:pPr>
      <w:rPr>
        <w:rFonts w:ascii="Courier New" w:hAnsi="Courier New" w:hint="default"/>
      </w:rPr>
    </w:lvl>
    <w:lvl w:ilvl="5" w:tplc="61BE35FC">
      <w:start w:val="1"/>
      <w:numFmt w:val="bullet"/>
      <w:lvlText w:val=""/>
      <w:lvlJc w:val="left"/>
      <w:pPr>
        <w:ind w:left="4320" w:hanging="360"/>
      </w:pPr>
      <w:rPr>
        <w:rFonts w:ascii="Wingdings" w:hAnsi="Wingdings" w:hint="default"/>
      </w:rPr>
    </w:lvl>
    <w:lvl w:ilvl="6" w:tplc="94725EC4">
      <w:start w:val="1"/>
      <w:numFmt w:val="bullet"/>
      <w:lvlText w:val=""/>
      <w:lvlJc w:val="left"/>
      <w:pPr>
        <w:ind w:left="5040" w:hanging="360"/>
      </w:pPr>
      <w:rPr>
        <w:rFonts w:ascii="Symbol" w:hAnsi="Symbol" w:hint="default"/>
      </w:rPr>
    </w:lvl>
    <w:lvl w:ilvl="7" w:tplc="FDA668CE">
      <w:start w:val="1"/>
      <w:numFmt w:val="bullet"/>
      <w:lvlText w:val="o"/>
      <w:lvlJc w:val="left"/>
      <w:pPr>
        <w:ind w:left="5760" w:hanging="360"/>
      </w:pPr>
      <w:rPr>
        <w:rFonts w:ascii="Courier New" w:hAnsi="Courier New" w:hint="default"/>
      </w:rPr>
    </w:lvl>
    <w:lvl w:ilvl="8" w:tplc="0094A990">
      <w:start w:val="1"/>
      <w:numFmt w:val="bullet"/>
      <w:lvlText w:val=""/>
      <w:lvlJc w:val="left"/>
      <w:pPr>
        <w:ind w:left="6480" w:hanging="360"/>
      </w:pPr>
      <w:rPr>
        <w:rFonts w:ascii="Wingdings" w:hAnsi="Wingdings" w:hint="default"/>
      </w:rPr>
    </w:lvl>
  </w:abstractNum>
  <w:num w:numId="1" w16cid:durableId="1034576675">
    <w:abstractNumId w:val="21"/>
  </w:num>
  <w:num w:numId="2" w16cid:durableId="1117529978">
    <w:abstractNumId w:val="29"/>
  </w:num>
  <w:num w:numId="3" w16cid:durableId="1138299820">
    <w:abstractNumId w:val="28"/>
  </w:num>
  <w:num w:numId="4" w16cid:durableId="118694918">
    <w:abstractNumId w:val="25"/>
  </w:num>
  <w:num w:numId="5" w16cid:durableId="1240091311">
    <w:abstractNumId w:val="27"/>
  </w:num>
  <w:num w:numId="6" w16cid:durableId="1298758489">
    <w:abstractNumId w:val="20"/>
    <w:lvlOverride w:ilvl="0">
      <w:startOverride w:val="1"/>
    </w:lvlOverride>
  </w:num>
  <w:num w:numId="7" w16cid:durableId="1316909578">
    <w:abstractNumId w:val="2"/>
  </w:num>
  <w:num w:numId="8" w16cid:durableId="134638747">
    <w:abstractNumId w:val="26"/>
  </w:num>
  <w:num w:numId="9" w16cid:durableId="147328713">
    <w:abstractNumId w:val="7"/>
  </w:num>
  <w:num w:numId="10" w16cid:durableId="1543860458">
    <w:abstractNumId w:val="16"/>
  </w:num>
  <w:num w:numId="11" w16cid:durableId="1563760086">
    <w:abstractNumId w:val="24"/>
  </w:num>
  <w:num w:numId="12" w16cid:durableId="1579556444">
    <w:abstractNumId w:val="8"/>
  </w:num>
  <w:num w:numId="13" w16cid:durableId="1761637507">
    <w:abstractNumId w:val="10"/>
  </w:num>
  <w:num w:numId="14" w16cid:durableId="1820610808">
    <w:abstractNumId w:val="4"/>
  </w:num>
  <w:num w:numId="15" w16cid:durableId="1910341007">
    <w:abstractNumId w:val="17"/>
  </w:num>
  <w:num w:numId="16" w16cid:durableId="2005670345">
    <w:abstractNumId w:val="23"/>
  </w:num>
  <w:num w:numId="17" w16cid:durableId="21397226">
    <w:abstractNumId w:val="5"/>
  </w:num>
  <w:num w:numId="18" w16cid:durableId="262029834">
    <w:abstractNumId w:val="0"/>
  </w:num>
  <w:num w:numId="19" w16cid:durableId="429669839">
    <w:abstractNumId w:val="22"/>
  </w:num>
  <w:num w:numId="20" w16cid:durableId="441414271">
    <w:abstractNumId w:val="6"/>
  </w:num>
  <w:num w:numId="21" w16cid:durableId="452333602">
    <w:abstractNumId w:val="9"/>
  </w:num>
  <w:num w:numId="22" w16cid:durableId="492961919">
    <w:abstractNumId w:val="3"/>
    <w:lvlOverride w:ilvl="0">
      <w:startOverride w:val="1"/>
    </w:lvlOverride>
  </w:num>
  <w:num w:numId="23" w16cid:durableId="528567399">
    <w:abstractNumId w:val="13"/>
  </w:num>
  <w:num w:numId="24" w16cid:durableId="583338853">
    <w:abstractNumId w:val="1"/>
  </w:num>
  <w:num w:numId="25" w16cid:durableId="639381322">
    <w:abstractNumId w:val="18"/>
  </w:num>
  <w:num w:numId="26" w16cid:durableId="886993811">
    <w:abstractNumId w:val="19"/>
  </w:num>
  <w:num w:numId="27" w16cid:durableId="893783938">
    <w:abstractNumId w:val="15"/>
  </w:num>
  <w:num w:numId="28" w16cid:durableId="90972414">
    <w:abstractNumId w:val="12"/>
  </w:num>
  <w:num w:numId="29" w16cid:durableId="984549696">
    <w:abstractNumId w:val="14"/>
  </w:num>
  <w:num w:numId="30" w16cid:durableId="992442425">
    <w:abstractNumId w:val="1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es LYOTHIER">
    <w15:presenceInfo w15:providerId="AD" w15:userId="S::jules.lyothier@wfp.org::0ac247cf-0472-444c-8f77-0d721b3fb50d"/>
  </w15:person>
  <w15:person w15:author="Marieme DIAW">
    <w15:presenceInfo w15:providerId="AD" w15:userId="S::marieme.diaw@wfp.org::2ca7bb27-6ab0-4da3-8d9d-3c99ab542415"/>
  </w15:person>
  <w15:person w15:author="Randrianary LALAHERINIAINA">
    <w15:presenceInfo w15:providerId="AD" w15:userId="S::randrianary.lalaheriniaina@wfp.org::632c6215-643e-404f-9378-f54f11dae174"/>
  </w15:person>
  <w15:person w15:author="Tiaray John Kevin ZAFINIMARY">
    <w15:presenceInfo w15:providerId="AD" w15:userId="S::tiaray.zafinimary@wfp.org::b8d2a123-e654-4604-8293-4bba7a16cca7"/>
  </w15:person>
  <w15:person w15:author="Urbain ZONGO">
    <w15:presenceInfo w15:providerId="AD" w15:userId="S::urbain.zongo@wfp.org::e563940e-b0bc-4393-90d3-d3463600b6e8"/>
  </w15:person>
  <w15:person w15:author="Holisoa LALAHARIMANITRA">
    <w15:presenceInfo w15:providerId="AD" w15:userId="S::holisoa.lalaharimani@wfp.org::810776b9-f386-4204-bc52-a30d68689a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51E"/>
    <w:rsid w:val="00037CD7"/>
    <w:rsid w:val="00052D39"/>
    <w:rsid w:val="00063026"/>
    <w:rsid w:val="00071DCD"/>
    <w:rsid w:val="000D0FFA"/>
    <w:rsid w:val="000E5261"/>
    <w:rsid w:val="000F75E5"/>
    <w:rsid w:val="00125FE6"/>
    <w:rsid w:val="00140745"/>
    <w:rsid w:val="0014704E"/>
    <w:rsid w:val="00160677"/>
    <w:rsid w:val="00183689"/>
    <w:rsid w:val="00187495"/>
    <w:rsid w:val="00190240"/>
    <w:rsid w:val="001A0E9D"/>
    <w:rsid w:val="001A3F35"/>
    <w:rsid w:val="001D6AA7"/>
    <w:rsid w:val="00213796"/>
    <w:rsid w:val="00215379"/>
    <w:rsid w:val="00217D9F"/>
    <w:rsid w:val="0023059F"/>
    <w:rsid w:val="002345BD"/>
    <w:rsid w:val="00261830"/>
    <w:rsid w:val="002727C8"/>
    <w:rsid w:val="00283ED3"/>
    <w:rsid w:val="002A7F36"/>
    <w:rsid w:val="002B0419"/>
    <w:rsid w:val="002B5BD9"/>
    <w:rsid w:val="002C0FB2"/>
    <w:rsid w:val="002D1924"/>
    <w:rsid w:val="002E7B05"/>
    <w:rsid w:val="002F486E"/>
    <w:rsid w:val="002F6E68"/>
    <w:rsid w:val="00301363"/>
    <w:rsid w:val="00323B26"/>
    <w:rsid w:val="00344707"/>
    <w:rsid w:val="00371657"/>
    <w:rsid w:val="00387C8C"/>
    <w:rsid w:val="003B32CB"/>
    <w:rsid w:val="003D69E2"/>
    <w:rsid w:val="004125AD"/>
    <w:rsid w:val="00435141"/>
    <w:rsid w:val="00482212"/>
    <w:rsid w:val="004B43CA"/>
    <w:rsid w:val="004C1645"/>
    <w:rsid w:val="00544442"/>
    <w:rsid w:val="00545F25"/>
    <w:rsid w:val="00565A77"/>
    <w:rsid w:val="00565F4A"/>
    <w:rsid w:val="005751B7"/>
    <w:rsid w:val="005C0BEC"/>
    <w:rsid w:val="005D408A"/>
    <w:rsid w:val="005D5DA9"/>
    <w:rsid w:val="00611046"/>
    <w:rsid w:val="00617CA5"/>
    <w:rsid w:val="0063346F"/>
    <w:rsid w:val="006344F1"/>
    <w:rsid w:val="00654A43"/>
    <w:rsid w:val="006C1F0B"/>
    <w:rsid w:val="007526B0"/>
    <w:rsid w:val="00784FB7"/>
    <w:rsid w:val="007A01A3"/>
    <w:rsid w:val="007B0222"/>
    <w:rsid w:val="007B2411"/>
    <w:rsid w:val="007C1351"/>
    <w:rsid w:val="00810A3B"/>
    <w:rsid w:val="008308BC"/>
    <w:rsid w:val="008602A3"/>
    <w:rsid w:val="0086729B"/>
    <w:rsid w:val="00894C00"/>
    <w:rsid w:val="008B7BB2"/>
    <w:rsid w:val="00915F72"/>
    <w:rsid w:val="00934F6D"/>
    <w:rsid w:val="00945D25"/>
    <w:rsid w:val="00951437"/>
    <w:rsid w:val="009F551E"/>
    <w:rsid w:val="00A16D7E"/>
    <w:rsid w:val="00A2208C"/>
    <w:rsid w:val="00A306AE"/>
    <w:rsid w:val="00A37369"/>
    <w:rsid w:val="00A44D1E"/>
    <w:rsid w:val="00A754A9"/>
    <w:rsid w:val="00A81F59"/>
    <w:rsid w:val="00A90095"/>
    <w:rsid w:val="00AC10D7"/>
    <w:rsid w:val="00AD04CF"/>
    <w:rsid w:val="00AE556A"/>
    <w:rsid w:val="00B1300D"/>
    <w:rsid w:val="00B4612C"/>
    <w:rsid w:val="00B86116"/>
    <w:rsid w:val="00C63081"/>
    <w:rsid w:val="00C678BF"/>
    <w:rsid w:val="00CD03B0"/>
    <w:rsid w:val="00CD3CCA"/>
    <w:rsid w:val="00CE2718"/>
    <w:rsid w:val="00CF3453"/>
    <w:rsid w:val="00CF6802"/>
    <w:rsid w:val="00D23FF9"/>
    <w:rsid w:val="00D545E4"/>
    <w:rsid w:val="00D5583A"/>
    <w:rsid w:val="00D631D7"/>
    <w:rsid w:val="00D6324C"/>
    <w:rsid w:val="00DA4DFC"/>
    <w:rsid w:val="00DA53B7"/>
    <w:rsid w:val="00DC33CE"/>
    <w:rsid w:val="00DF3EFB"/>
    <w:rsid w:val="00DF64A7"/>
    <w:rsid w:val="00E34232"/>
    <w:rsid w:val="00E6173F"/>
    <w:rsid w:val="00E705BF"/>
    <w:rsid w:val="00E73828"/>
    <w:rsid w:val="00EA3195"/>
    <w:rsid w:val="00EA5209"/>
    <w:rsid w:val="00F05023"/>
    <w:rsid w:val="00F12B84"/>
    <w:rsid w:val="00F12C5A"/>
    <w:rsid w:val="00F323BE"/>
    <w:rsid w:val="00F7437B"/>
    <w:rsid w:val="00FC2E2E"/>
    <w:rsid w:val="00FF5767"/>
    <w:rsid w:val="02D0F812"/>
    <w:rsid w:val="030C72F6"/>
    <w:rsid w:val="05E71934"/>
    <w:rsid w:val="05F728FA"/>
    <w:rsid w:val="06908185"/>
    <w:rsid w:val="06F688FD"/>
    <w:rsid w:val="07ED0468"/>
    <w:rsid w:val="08949C32"/>
    <w:rsid w:val="0A3CB5AA"/>
    <w:rsid w:val="0CA1B267"/>
    <w:rsid w:val="0CCD2A64"/>
    <w:rsid w:val="0CECE79A"/>
    <w:rsid w:val="11F944DB"/>
    <w:rsid w:val="1335E0DE"/>
    <w:rsid w:val="13535FAA"/>
    <w:rsid w:val="143204A1"/>
    <w:rsid w:val="149F9186"/>
    <w:rsid w:val="152000D9"/>
    <w:rsid w:val="159BCB08"/>
    <w:rsid w:val="159E9B12"/>
    <w:rsid w:val="15C27317"/>
    <w:rsid w:val="17CD46C8"/>
    <w:rsid w:val="193B5FA3"/>
    <w:rsid w:val="19473D9E"/>
    <w:rsid w:val="19871365"/>
    <w:rsid w:val="1A26CBB2"/>
    <w:rsid w:val="1AC8364E"/>
    <w:rsid w:val="1AFFF6D9"/>
    <w:rsid w:val="1C0EFCA9"/>
    <w:rsid w:val="1C8B2E91"/>
    <w:rsid w:val="1DB99B47"/>
    <w:rsid w:val="1DBC01F9"/>
    <w:rsid w:val="1ED5DFAB"/>
    <w:rsid w:val="1F3642A6"/>
    <w:rsid w:val="1F7DACBC"/>
    <w:rsid w:val="1FACA1AD"/>
    <w:rsid w:val="1FB5817F"/>
    <w:rsid w:val="20A2F354"/>
    <w:rsid w:val="22A22E16"/>
    <w:rsid w:val="230E80A6"/>
    <w:rsid w:val="24466BA5"/>
    <w:rsid w:val="2635A6A8"/>
    <w:rsid w:val="26E7AFD8"/>
    <w:rsid w:val="274BD310"/>
    <w:rsid w:val="2806DAB5"/>
    <w:rsid w:val="288ADFC6"/>
    <w:rsid w:val="2A2390A5"/>
    <w:rsid w:val="2A5757E1"/>
    <w:rsid w:val="2AB20898"/>
    <w:rsid w:val="2B57B2F8"/>
    <w:rsid w:val="2B7F22D7"/>
    <w:rsid w:val="2B96A09B"/>
    <w:rsid w:val="2C1852CB"/>
    <w:rsid w:val="2EAB47E2"/>
    <w:rsid w:val="2EAF892F"/>
    <w:rsid w:val="2FEEB2A7"/>
    <w:rsid w:val="31BDB353"/>
    <w:rsid w:val="32EEBE99"/>
    <w:rsid w:val="33AE5AD5"/>
    <w:rsid w:val="33C9F701"/>
    <w:rsid w:val="35FA2694"/>
    <w:rsid w:val="373B1097"/>
    <w:rsid w:val="390473FD"/>
    <w:rsid w:val="3CD30B9B"/>
    <w:rsid w:val="3D4DE003"/>
    <w:rsid w:val="3D4E7EBB"/>
    <w:rsid w:val="40622824"/>
    <w:rsid w:val="42CE18E4"/>
    <w:rsid w:val="4409F39F"/>
    <w:rsid w:val="440D60E8"/>
    <w:rsid w:val="44B3CA8C"/>
    <w:rsid w:val="44ECB140"/>
    <w:rsid w:val="451F678E"/>
    <w:rsid w:val="4663FFDA"/>
    <w:rsid w:val="47C3D0E2"/>
    <w:rsid w:val="4A2FBEE7"/>
    <w:rsid w:val="4B4D2422"/>
    <w:rsid w:val="4B89847C"/>
    <w:rsid w:val="4C1E5C8E"/>
    <w:rsid w:val="4C2E7B26"/>
    <w:rsid w:val="4D2D8886"/>
    <w:rsid w:val="4DED6851"/>
    <w:rsid w:val="5004CAE7"/>
    <w:rsid w:val="507B8D13"/>
    <w:rsid w:val="50A7BC6C"/>
    <w:rsid w:val="50F5A280"/>
    <w:rsid w:val="510429A3"/>
    <w:rsid w:val="51C4E4CC"/>
    <w:rsid w:val="52FF5E72"/>
    <w:rsid w:val="5303A544"/>
    <w:rsid w:val="54C49A6B"/>
    <w:rsid w:val="559C349C"/>
    <w:rsid w:val="56A19B6B"/>
    <w:rsid w:val="56AE1CEF"/>
    <w:rsid w:val="59DC881C"/>
    <w:rsid w:val="5A8F13C5"/>
    <w:rsid w:val="5BC264C8"/>
    <w:rsid w:val="5CBCB1D3"/>
    <w:rsid w:val="5DAAACC8"/>
    <w:rsid w:val="5E3BDE45"/>
    <w:rsid w:val="62059052"/>
    <w:rsid w:val="630DDD19"/>
    <w:rsid w:val="635E7885"/>
    <w:rsid w:val="64A0ECA4"/>
    <w:rsid w:val="659EEE0A"/>
    <w:rsid w:val="65ED62FF"/>
    <w:rsid w:val="66425408"/>
    <w:rsid w:val="6674CB88"/>
    <w:rsid w:val="6745A251"/>
    <w:rsid w:val="676F718C"/>
    <w:rsid w:val="687F2AF2"/>
    <w:rsid w:val="68F3A44D"/>
    <w:rsid w:val="68FE3B83"/>
    <w:rsid w:val="696B2C95"/>
    <w:rsid w:val="6A5507A0"/>
    <w:rsid w:val="6A857795"/>
    <w:rsid w:val="6B297BDB"/>
    <w:rsid w:val="6B3F4DB2"/>
    <w:rsid w:val="6C43671E"/>
    <w:rsid w:val="6C9549D7"/>
    <w:rsid w:val="6CEC7F13"/>
    <w:rsid w:val="6F75D00E"/>
    <w:rsid w:val="705A738D"/>
    <w:rsid w:val="70ED2B7E"/>
    <w:rsid w:val="71C2C235"/>
    <w:rsid w:val="73586E2D"/>
    <w:rsid w:val="7394F803"/>
    <w:rsid w:val="7439F74E"/>
    <w:rsid w:val="74EDDDDD"/>
    <w:rsid w:val="759C6F8A"/>
    <w:rsid w:val="75A97461"/>
    <w:rsid w:val="76BE1F6D"/>
    <w:rsid w:val="778E93DB"/>
    <w:rsid w:val="79D16FE3"/>
    <w:rsid w:val="79E89E73"/>
    <w:rsid w:val="7C69B6C6"/>
    <w:rsid w:val="7D54562E"/>
    <w:rsid w:val="7EDF665B"/>
    <w:rsid w:val="7EFBDA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0D98FA"/>
  <w15:docId w15:val="{330948B2-A486-4BA5-AC2F-8777DB66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71BC"/>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D39"/>
    <w:pPr>
      <w:tabs>
        <w:tab w:val="center" w:pos="4513"/>
        <w:tab w:val="right" w:pos="9026"/>
      </w:tabs>
    </w:pPr>
  </w:style>
  <w:style w:type="character" w:customStyle="1" w:styleId="HeaderChar">
    <w:name w:val="Header Char"/>
    <w:basedOn w:val="DefaultParagraphFont"/>
    <w:link w:val="Header"/>
    <w:uiPriority w:val="99"/>
    <w:rsid w:val="00052D39"/>
  </w:style>
  <w:style w:type="paragraph" w:styleId="Footer">
    <w:name w:val="footer"/>
    <w:basedOn w:val="Normal"/>
    <w:link w:val="FooterChar"/>
    <w:uiPriority w:val="99"/>
    <w:unhideWhenUsed/>
    <w:rsid w:val="00052D39"/>
    <w:pPr>
      <w:tabs>
        <w:tab w:val="center" w:pos="4513"/>
        <w:tab w:val="right" w:pos="9026"/>
      </w:tabs>
    </w:pPr>
  </w:style>
  <w:style w:type="character" w:customStyle="1" w:styleId="FooterChar">
    <w:name w:val="Footer Char"/>
    <w:basedOn w:val="DefaultParagraphFont"/>
    <w:link w:val="Footer"/>
    <w:uiPriority w:val="99"/>
    <w:rsid w:val="00052D39"/>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A53B7"/>
  </w:style>
  <w:style w:type="paragraph" w:styleId="CommentSubject">
    <w:name w:val="annotation subject"/>
    <w:basedOn w:val="CommentText"/>
    <w:next w:val="CommentText"/>
    <w:link w:val="CommentSubjectChar"/>
    <w:uiPriority w:val="99"/>
    <w:semiHidden/>
    <w:unhideWhenUsed/>
    <w:rsid w:val="00323B26"/>
    <w:rPr>
      <w:b/>
      <w:bCs/>
    </w:rPr>
  </w:style>
  <w:style w:type="character" w:customStyle="1" w:styleId="CommentSubjectChar">
    <w:name w:val="Comment Subject Char"/>
    <w:basedOn w:val="CommentTextChar"/>
    <w:link w:val="CommentSubject"/>
    <w:uiPriority w:val="99"/>
    <w:semiHidden/>
    <w:rsid w:val="00323B26"/>
    <w:rPr>
      <w:b/>
      <w:bCs/>
      <w:sz w:val="20"/>
      <w:szCs w:val="20"/>
    </w:rPr>
  </w:style>
  <w:style w:type="character" w:styleId="Mention">
    <w:name w:val="Mention"/>
    <w:basedOn w:val="DefaultParagraphFont"/>
    <w:uiPriority w:val="99"/>
    <w:unhideWhenUsed/>
    <w:rsid w:val="00323B26"/>
    <w:rPr>
      <w:color w:val="2B579A"/>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g"/><Relationship Id="rId10" Type="http://schemas.openxmlformats.org/officeDocument/2006/relationships/image" Target="media/image1.jp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0C99E21EA97B418A3C8C40D228712F" ma:contentTypeVersion="20" ma:contentTypeDescription="Create a new document." ma:contentTypeScope="" ma:versionID="70bd8ead466e275b7d22e9cf8e04e1a4">
  <xsd:schema xmlns:xsd="http://www.w3.org/2001/XMLSchema" xmlns:xs="http://www.w3.org/2001/XMLSchema" xmlns:p="http://schemas.microsoft.com/office/2006/metadata/properties" xmlns:ns2="9a2156dd-12d9-496b-b307-9c60fff4573d" xmlns:ns3="4052df01-4d26-48a0-aca3-6251a8a4bb83" targetNamespace="http://schemas.microsoft.com/office/2006/metadata/properties" ma:root="true" ma:fieldsID="54ce265327d4d11bc09b6736c5263a46" ns2:_="" ns3:_="">
    <xsd:import namespace="9a2156dd-12d9-496b-b307-9c60fff4573d"/>
    <xsd:import namespace="4052df01-4d26-48a0-aca3-6251a8a4bb8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fanamarihan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156dd-12d9-496b-b307-9c60fff457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fanamarihana" ma:index="27" nillable="true" ma:displayName="fanamarihana" ma:description=" boky fividianana entana isan'andro na journal d'achat" ma:format="Dropdown" ma:internalName="fanamarihana">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52df01-4d26-48a0-aca3-6251a8a4bb8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11e2ed8-4cac-4749-8f1d-851fac2608fd}" ma:internalName="TaxCatchAll" ma:showField="CatchAllData" ma:web="4052df01-4d26-48a0-aca3-6251a8a4bb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052df01-4d26-48a0-aca3-6251a8a4bb83" xsi:nil="true"/>
    <lcf76f155ced4ddcb4097134ff3c332f xmlns="9a2156dd-12d9-496b-b307-9c60fff4573d">
      <Terms xmlns="http://schemas.microsoft.com/office/infopath/2007/PartnerControls"/>
    </lcf76f155ced4ddcb4097134ff3c332f>
    <fanamarihana xmlns="9a2156dd-12d9-496b-b307-9c60fff4573d" xsi:nil="true"/>
  </documentManagement>
</p:properties>
</file>

<file path=customXml/itemProps1.xml><?xml version="1.0" encoding="utf-8"?>
<ds:datastoreItem xmlns:ds="http://schemas.openxmlformats.org/officeDocument/2006/customXml" ds:itemID="{B84C514A-49F3-499C-B567-101A4CC8BA13}">
  <ds:schemaRefs>
    <ds:schemaRef ds:uri="http://schemas.microsoft.com/sharepoint/v3/contenttype/forms"/>
  </ds:schemaRefs>
</ds:datastoreItem>
</file>

<file path=customXml/itemProps2.xml><?xml version="1.0" encoding="utf-8"?>
<ds:datastoreItem xmlns:ds="http://schemas.openxmlformats.org/officeDocument/2006/customXml" ds:itemID="{DDDEC467-CB0C-4A77-8CB9-CED1B45AD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2156dd-12d9-496b-b307-9c60fff4573d"/>
    <ds:schemaRef ds:uri="4052df01-4d26-48a0-aca3-6251a8a4bb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ED9EA4-43CB-49B1-BF8A-9FE96C28D24B}">
  <ds:schemaRefs>
    <ds:schemaRef ds:uri="http://schemas.microsoft.com/office/2006/metadata/properties"/>
    <ds:schemaRef ds:uri="http://schemas.microsoft.com/office/infopath/2007/PartnerControls"/>
    <ds:schemaRef ds:uri="4052df01-4d26-48a0-aca3-6251a8a4bb83"/>
    <ds:schemaRef ds:uri="9a2156dd-12d9-496b-b307-9c60fff4573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14549</Words>
  <Characters>82935</Characters>
  <Application>Microsoft Office Word</Application>
  <DocSecurity>4</DocSecurity>
  <Lines>691</Lines>
  <Paragraphs>194</Paragraphs>
  <ScaleCrop>false</ScaleCrop>
  <Company/>
  <LinksUpToDate>false</LinksUpToDate>
  <CharactersWithSpaces>97290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Marieme DIAW</cp:lastModifiedBy>
  <cp:revision>2</cp:revision>
  <dcterms:created xsi:type="dcterms:W3CDTF">2026-05-05T08:14:00Z</dcterms:created>
  <dcterms:modified xsi:type="dcterms:W3CDTF">2026-05-15T10:31:00Z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2026-05-05T08:05:35Z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5cb9a97e-a172-4223-b4c6-58db56627376</vt:lpwstr>
  </property>
  <property fmtid="{D5CDD505-2E9C-101B-9397-08002B2CF9AE}" pid="8" name="MSIP_Label_2a3a108f-898d-4589-9ebc-7ee3b46df9b8_ContentBits">
    <vt:lpwstr>0</vt:lpwstr>
  </property>
  <property fmtid="{D5CDD505-2E9C-101B-9397-08002B2CF9AE}" pid="9" name="MSIP_Label_2a3a108f-898d-4589-9ebc-7ee3b46df9b8_Tag">
    <vt:lpwstr>10, 3, 0, 1</vt:lpwstr>
  </property>
  <property fmtid="{D5CDD505-2E9C-101B-9397-08002B2CF9AE}" pid="10" name="ContentTypeId">
    <vt:lpwstr>0x010100F50C99E21EA97B418A3C8C40D228712F</vt:lpwstr>
  </property>
  <property fmtid="{D5CDD505-2E9C-101B-9397-08002B2CF9AE}" pid="11" name="MediaServiceImageTags">
    <vt:lpwstr/>
  </property>
</Properties>
</file>